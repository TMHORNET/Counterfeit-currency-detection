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ECF71" w14:textId="4E898759" w:rsidR="003A62A9" w:rsidRDefault="00CA33E0">
      <w:pPr>
        <w:pStyle w:val="BodyText"/>
        <w:ind w:left="3127"/>
        <w:rPr>
          <w:rFonts w:ascii="Times New Roman"/>
          <w:sz w:val="20"/>
        </w:rPr>
      </w:pPr>
      <w:bookmarkStart w:id="0" w:name="_Hlk152945916"/>
      <w:r>
        <w:rPr>
          <w:noProof/>
        </w:rPr>
        <mc:AlternateContent>
          <mc:Choice Requires="wps">
            <w:drawing>
              <wp:anchor distT="0" distB="0" distL="114300" distR="114300" simplePos="0" relativeHeight="487419904" behindDoc="1" locked="0" layoutInCell="1" allowOverlap="1" wp14:anchorId="49253E33" wp14:editId="68A9A0C5">
                <wp:simplePos x="0" y="0"/>
                <wp:positionH relativeFrom="page">
                  <wp:posOffset>311150</wp:posOffset>
                </wp:positionH>
                <wp:positionV relativeFrom="page">
                  <wp:posOffset>311150</wp:posOffset>
                </wp:positionV>
                <wp:extent cx="6941820" cy="10079990"/>
                <wp:effectExtent l="0" t="0" r="0" b="0"/>
                <wp:wrapNone/>
                <wp:docPr id="161370927"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1820" cy="10079990"/>
                        </a:xfrm>
                        <a:custGeom>
                          <a:avLst/>
                          <a:gdLst>
                            <a:gd name="T0" fmla="+- 0 11412 490"/>
                            <a:gd name="T1" fmla="*/ T0 w 10932"/>
                            <a:gd name="T2" fmla="+- 0 490 490"/>
                            <a:gd name="T3" fmla="*/ 490 h 15874"/>
                            <a:gd name="T4" fmla="+- 0 11402 490"/>
                            <a:gd name="T5" fmla="*/ T4 w 10932"/>
                            <a:gd name="T6" fmla="+- 0 490 490"/>
                            <a:gd name="T7" fmla="*/ 490 h 15874"/>
                            <a:gd name="T8" fmla="+- 0 499 490"/>
                            <a:gd name="T9" fmla="*/ T8 w 10932"/>
                            <a:gd name="T10" fmla="+- 0 490 490"/>
                            <a:gd name="T11" fmla="*/ 490 h 15874"/>
                            <a:gd name="T12" fmla="+- 0 490 490"/>
                            <a:gd name="T13" fmla="*/ T12 w 10932"/>
                            <a:gd name="T14" fmla="+- 0 490 490"/>
                            <a:gd name="T15" fmla="*/ 490 h 15874"/>
                            <a:gd name="T16" fmla="+- 0 490 490"/>
                            <a:gd name="T17" fmla="*/ T16 w 10932"/>
                            <a:gd name="T18" fmla="+- 0 499 490"/>
                            <a:gd name="T19" fmla="*/ 499 h 15874"/>
                            <a:gd name="T20" fmla="+- 0 490 490"/>
                            <a:gd name="T21" fmla="*/ T20 w 10932"/>
                            <a:gd name="T22" fmla="+- 0 16344 490"/>
                            <a:gd name="T23" fmla="*/ 16344 h 15874"/>
                            <a:gd name="T24" fmla="+- 0 499 490"/>
                            <a:gd name="T25" fmla="*/ T24 w 10932"/>
                            <a:gd name="T26" fmla="+- 0 16344 490"/>
                            <a:gd name="T27" fmla="*/ 16344 h 15874"/>
                            <a:gd name="T28" fmla="+- 0 499 490"/>
                            <a:gd name="T29" fmla="*/ T28 w 10932"/>
                            <a:gd name="T30" fmla="+- 0 499 490"/>
                            <a:gd name="T31" fmla="*/ 499 h 15874"/>
                            <a:gd name="T32" fmla="+- 0 11402 490"/>
                            <a:gd name="T33" fmla="*/ T32 w 10932"/>
                            <a:gd name="T34" fmla="+- 0 499 490"/>
                            <a:gd name="T35" fmla="*/ 499 h 15874"/>
                            <a:gd name="T36" fmla="+- 0 11402 490"/>
                            <a:gd name="T37" fmla="*/ T36 w 10932"/>
                            <a:gd name="T38" fmla="+- 0 16344 490"/>
                            <a:gd name="T39" fmla="*/ 16344 h 15874"/>
                            <a:gd name="T40" fmla="+- 0 11412 490"/>
                            <a:gd name="T41" fmla="*/ T40 w 10932"/>
                            <a:gd name="T42" fmla="+- 0 16344 490"/>
                            <a:gd name="T43" fmla="*/ 16344 h 15874"/>
                            <a:gd name="T44" fmla="+- 0 11412 490"/>
                            <a:gd name="T45" fmla="*/ T44 w 10932"/>
                            <a:gd name="T46" fmla="+- 0 499 490"/>
                            <a:gd name="T47" fmla="*/ 499 h 15874"/>
                            <a:gd name="T48" fmla="+- 0 11412 490"/>
                            <a:gd name="T49" fmla="*/ T48 w 10932"/>
                            <a:gd name="T50" fmla="+- 0 490 490"/>
                            <a:gd name="T51" fmla="*/ 490 h 15874"/>
                            <a:gd name="T52" fmla="+- 0 11422 490"/>
                            <a:gd name="T53" fmla="*/ T52 w 10932"/>
                            <a:gd name="T54" fmla="+- 0 499 490"/>
                            <a:gd name="T55" fmla="*/ 499 h 15874"/>
                            <a:gd name="T56" fmla="+- 0 11412 490"/>
                            <a:gd name="T57" fmla="*/ T56 w 10932"/>
                            <a:gd name="T58" fmla="+- 0 499 490"/>
                            <a:gd name="T59" fmla="*/ 499 h 15874"/>
                            <a:gd name="T60" fmla="+- 0 11412 490"/>
                            <a:gd name="T61" fmla="*/ T60 w 10932"/>
                            <a:gd name="T62" fmla="+- 0 16344 490"/>
                            <a:gd name="T63" fmla="*/ 16344 h 15874"/>
                            <a:gd name="T64" fmla="+- 0 11412 490"/>
                            <a:gd name="T65" fmla="*/ T64 w 10932"/>
                            <a:gd name="T66" fmla="+- 0 16354 490"/>
                            <a:gd name="T67" fmla="*/ 16354 h 15874"/>
                            <a:gd name="T68" fmla="+- 0 11412 490"/>
                            <a:gd name="T69" fmla="*/ T68 w 10932"/>
                            <a:gd name="T70" fmla="+- 0 16354 490"/>
                            <a:gd name="T71" fmla="*/ 16354 h 15874"/>
                            <a:gd name="T72" fmla="+- 0 11412 490"/>
                            <a:gd name="T73" fmla="*/ T72 w 10932"/>
                            <a:gd name="T74" fmla="+- 0 16344 490"/>
                            <a:gd name="T75" fmla="*/ 16344 h 15874"/>
                            <a:gd name="T76" fmla="+- 0 11402 490"/>
                            <a:gd name="T77" fmla="*/ T76 w 10932"/>
                            <a:gd name="T78" fmla="+- 0 16344 490"/>
                            <a:gd name="T79" fmla="*/ 16344 h 15874"/>
                            <a:gd name="T80" fmla="+- 0 499 490"/>
                            <a:gd name="T81" fmla="*/ T80 w 10932"/>
                            <a:gd name="T82" fmla="+- 0 16344 490"/>
                            <a:gd name="T83" fmla="*/ 16344 h 15874"/>
                            <a:gd name="T84" fmla="+- 0 490 490"/>
                            <a:gd name="T85" fmla="*/ T84 w 10932"/>
                            <a:gd name="T86" fmla="+- 0 16344 490"/>
                            <a:gd name="T87" fmla="*/ 16344 h 15874"/>
                            <a:gd name="T88" fmla="+- 0 490 490"/>
                            <a:gd name="T89" fmla="*/ T88 w 10932"/>
                            <a:gd name="T90" fmla="+- 0 16354 490"/>
                            <a:gd name="T91" fmla="*/ 16354 h 15874"/>
                            <a:gd name="T92" fmla="+- 0 499 490"/>
                            <a:gd name="T93" fmla="*/ T92 w 10932"/>
                            <a:gd name="T94" fmla="+- 0 16354 490"/>
                            <a:gd name="T95" fmla="*/ 16354 h 15874"/>
                            <a:gd name="T96" fmla="+- 0 499 490"/>
                            <a:gd name="T97" fmla="*/ T96 w 10932"/>
                            <a:gd name="T98" fmla="+- 0 16363 490"/>
                            <a:gd name="T99" fmla="*/ 16363 h 15874"/>
                            <a:gd name="T100" fmla="+- 0 11402 490"/>
                            <a:gd name="T101" fmla="*/ T100 w 10932"/>
                            <a:gd name="T102" fmla="+- 0 16363 490"/>
                            <a:gd name="T103" fmla="*/ 16363 h 15874"/>
                            <a:gd name="T104" fmla="+- 0 11412 490"/>
                            <a:gd name="T105" fmla="*/ T104 w 10932"/>
                            <a:gd name="T106" fmla="+- 0 16363 490"/>
                            <a:gd name="T107" fmla="*/ 16363 h 15874"/>
                            <a:gd name="T108" fmla="+- 0 11422 490"/>
                            <a:gd name="T109" fmla="*/ T108 w 10932"/>
                            <a:gd name="T110" fmla="+- 0 16363 490"/>
                            <a:gd name="T111" fmla="*/ 16363 h 15874"/>
                            <a:gd name="T112" fmla="+- 0 11422 490"/>
                            <a:gd name="T113" fmla="*/ T112 w 10932"/>
                            <a:gd name="T114" fmla="+- 0 16354 490"/>
                            <a:gd name="T115" fmla="*/ 16354 h 15874"/>
                            <a:gd name="T116" fmla="+- 0 11422 490"/>
                            <a:gd name="T117" fmla="*/ T116 w 10932"/>
                            <a:gd name="T118" fmla="+- 0 16344 490"/>
                            <a:gd name="T119" fmla="*/ 16344 h 15874"/>
                            <a:gd name="T120" fmla="+- 0 11422 490"/>
                            <a:gd name="T121" fmla="*/ T120 w 10932"/>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32" h="15874">
                              <a:moveTo>
                                <a:pt x="10922" y="0"/>
                              </a:moveTo>
                              <a:lnTo>
                                <a:pt x="10912" y="0"/>
                              </a:lnTo>
                              <a:lnTo>
                                <a:pt x="9" y="0"/>
                              </a:lnTo>
                              <a:lnTo>
                                <a:pt x="0" y="0"/>
                              </a:lnTo>
                              <a:lnTo>
                                <a:pt x="0" y="9"/>
                              </a:lnTo>
                              <a:lnTo>
                                <a:pt x="0" y="15854"/>
                              </a:lnTo>
                              <a:lnTo>
                                <a:pt x="9" y="15854"/>
                              </a:lnTo>
                              <a:lnTo>
                                <a:pt x="9" y="9"/>
                              </a:lnTo>
                              <a:lnTo>
                                <a:pt x="10912" y="9"/>
                              </a:lnTo>
                              <a:lnTo>
                                <a:pt x="10912" y="15854"/>
                              </a:lnTo>
                              <a:lnTo>
                                <a:pt x="10922" y="15854"/>
                              </a:lnTo>
                              <a:lnTo>
                                <a:pt x="10922" y="9"/>
                              </a:lnTo>
                              <a:lnTo>
                                <a:pt x="10922" y="0"/>
                              </a:lnTo>
                              <a:close/>
                              <a:moveTo>
                                <a:pt x="10932" y="9"/>
                              </a:moveTo>
                              <a:lnTo>
                                <a:pt x="10922" y="9"/>
                              </a:lnTo>
                              <a:lnTo>
                                <a:pt x="10922" y="15854"/>
                              </a:lnTo>
                              <a:lnTo>
                                <a:pt x="10922" y="15864"/>
                              </a:lnTo>
                              <a:lnTo>
                                <a:pt x="10922" y="15854"/>
                              </a:lnTo>
                              <a:lnTo>
                                <a:pt x="10912" y="15854"/>
                              </a:lnTo>
                              <a:lnTo>
                                <a:pt x="9" y="15854"/>
                              </a:lnTo>
                              <a:lnTo>
                                <a:pt x="0" y="15854"/>
                              </a:lnTo>
                              <a:lnTo>
                                <a:pt x="0" y="15864"/>
                              </a:lnTo>
                              <a:lnTo>
                                <a:pt x="9" y="15864"/>
                              </a:lnTo>
                              <a:lnTo>
                                <a:pt x="9" y="15873"/>
                              </a:lnTo>
                              <a:lnTo>
                                <a:pt x="10912" y="15873"/>
                              </a:lnTo>
                              <a:lnTo>
                                <a:pt x="10922" y="15873"/>
                              </a:lnTo>
                              <a:lnTo>
                                <a:pt x="10932" y="15873"/>
                              </a:lnTo>
                              <a:lnTo>
                                <a:pt x="10932" y="15864"/>
                              </a:lnTo>
                              <a:lnTo>
                                <a:pt x="10932" y="15854"/>
                              </a:lnTo>
                              <a:lnTo>
                                <a:pt x="1093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6B498" id="AutoShape 19" o:spid="_x0000_s1026" style="position:absolute;margin-left:24.5pt;margin-top:24.5pt;width:546.6pt;height:793.7pt;z-index:-1589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2,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" path="m10922,r-10,l9,,,,,9,,15854r9,l9,9r10903,l10912,15854r10,l10922,9r,-9xm10932,9r-10,l10922,15854r,10l10922,15854r-10,l9,15854r-9,l,15864r9,l9,15873r10903,l10922,15873r10,l10932,15864r,-10l10932,9xe" fillcolor="black" stroked="f">
                <v:path arrowok="t" o:connecttype="custom" o:connectlocs="6935470,311150;6929120,311150;5715,311150;0,311150;0,316865;0,10378440;5715,10378440;5715,316865;6929120,316865;6929120,10378440;6935470,10378440;6935470,316865;6935470,311150;6941820,316865;6935470,316865;6935470,10378440;6935470,10384790;6935470,10384790;6935470,10378440;6929120,10378440;5715,10378440;0,10378440;0,10384790;5715,10384790;5715,10390505;6929120,10390505;6935470,10390505;6941820,10390505;6941820,10384790;6941820,10378440;6941820,316865" o:connectangles="0,0,0,0,0,0,0,0,0,0,0,0,0,0,0,0,0,0,0,0,0,0,0,0,0,0,0,0,0,0,0"/>
                <w10:wrap anchorx="page" anchory="page"/>
              </v:shape>
            </w:pict>
          </mc:Fallback>
        </mc:AlternateContent>
      </w:r>
      <w:r w:rsidR="006A2763">
        <w:rPr>
          <w:rFonts w:ascii="Times New Roman"/>
          <w:noProof/>
          <w:sz w:val="20"/>
        </w:rPr>
        <w:drawing>
          <wp:inline distT="0" distB="0" distL="0" distR="0" wp14:anchorId="34D00B1C" wp14:editId="2C47102F">
            <wp:extent cx="1405236" cy="130244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05236" cy="1302448"/>
                    </a:xfrm>
                    <a:prstGeom prst="rect">
                      <a:avLst/>
                    </a:prstGeom>
                  </pic:spPr>
                </pic:pic>
              </a:graphicData>
            </a:graphic>
          </wp:inline>
        </w:drawing>
      </w:r>
    </w:p>
    <w:bookmarkEnd w:id="0"/>
    <w:p w14:paraId="0D090BB4" w14:textId="77777777" w:rsidR="003A62A9" w:rsidRDefault="003A62A9">
      <w:pPr>
        <w:pStyle w:val="BodyText"/>
        <w:rPr>
          <w:rFonts w:ascii="Times New Roman"/>
          <w:sz w:val="20"/>
        </w:rPr>
      </w:pPr>
    </w:p>
    <w:p w14:paraId="2A51822D" w14:textId="609B95DB" w:rsidR="00560FB9" w:rsidRDefault="006A2763" w:rsidP="00560FB9">
      <w:pPr>
        <w:pStyle w:val="Heading5"/>
        <w:spacing w:before="262" w:line="511" w:lineRule="auto"/>
        <w:ind w:left="1191" w:right="1928"/>
        <w:jc w:val="center"/>
        <w:rPr>
          <w:color w:val="00AFEF"/>
          <w:spacing w:val="-75"/>
        </w:rPr>
      </w:pPr>
      <w:bookmarkStart w:id="1" w:name="_Hlk152945924"/>
      <w:r>
        <w:rPr>
          <w:color w:val="00AFEF"/>
        </w:rPr>
        <w:t>COUNTERFEIT CURRENCY</w:t>
      </w:r>
      <w:r w:rsidR="00560FB9">
        <w:rPr>
          <w:color w:val="00AFEF"/>
        </w:rPr>
        <w:t xml:space="preserve"> </w:t>
      </w:r>
      <w:r>
        <w:rPr>
          <w:color w:val="00AFEF"/>
        </w:rPr>
        <w:t>DETECTION</w:t>
      </w:r>
    </w:p>
    <w:p w14:paraId="2F12B037" w14:textId="1F917566" w:rsidR="003A62A9" w:rsidRPr="00560FB9" w:rsidRDefault="006A2763" w:rsidP="00560FB9">
      <w:pPr>
        <w:pStyle w:val="Heading5"/>
        <w:spacing w:before="262" w:line="511" w:lineRule="auto"/>
        <w:ind w:left="1984" w:right="2551"/>
        <w:jc w:val="center"/>
        <w:rPr>
          <w:color w:val="00AFEF"/>
          <w:spacing w:val="-75"/>
        </w:rPr>
      </w:pPr>
      <w:r>
        <w:t>MINOR</w:t>
      </w:r>
      <w:r>
        <w:rPr>
          <w:spacing w:val="-2"/>
        </w:rPr>
        <w:t xml:space="preserve"> </w:t>
      </w:r>
      <w:r>
        <w:t>PROJECT</w:t>
      </w:r>
      <w:r>
        <w:rPr>
          <w:spacing w:val="2"/>
        </w:rPr>
        <w:t xml:space="preserve"> </w:t>
      </w:r>
      <w:r>
        <w:t>–</w:t>
      </w:r>
      <w:r>
        <w:rPr>
          <w:spacing w:val="1"/>
        </w:rPr>
        <w:t xml:space="preserve"> </w:t>
      </w:r>
      <w:r>
        <w:t>III</w:t>
      </w:r>
    </w:p>
    <w:p w14:paraId="7AFEEDD1" w14:textId="77777777" w:rsidR="003A62A9" w:rsidRDefault="006A2763" w:rsidP="00560FB9">
      <w:pPr>
        <w:spacing w:before="8"/>
        <w:ind w:right="140"/>
        <w:rPr>
          <w:rFonts w:ascii="Arial"/>
          <w:b/>
          <w:sz w:val="24"/>
        </w:rPr>
      </w:pPr>
      <w:r>
        <w:rPr>
          <w:rFonts w:ascii="Arial"/>
          <w:b/>
          <w:sz w:val="24"/>
        </w:rPr>
        <w:t>Submitted</w:t>
      </w:r>
      <w:r>
        <w:rPr>
          <w:rFonts w:ascii="Arial"/>
          <w:b/>
          <w:spacing w:val="10"/>
          <w:sz w:val="24"/>
        </w:rPr>
        <w:t xml:space="preserve"> </w:t>
      </w:r>
      <w:r>
        <w:rPr>
          <w:rFonts w:ascii="Arial"/>
          <w:b/>
          <w:sz w:val="24"/>
        </w:rPr>
        <w:t>in</w:t>
      </w:r>
      <w:r>
        <w:rPr>
          <w:rFonts w:ascii="Arial"/>
          <w:b/>
          <w:spacing w:val="15"/>
          <w:sz w:val="24"/>
        </w:rPr>
        <w:t xml:space="preserve"> </w:t>
      </w:r>
      <w:r>
        <w:rPr>
          <w:rFonts w:ascii="Arial"/>
          <w:b/>
          <w:sz w:val="24"/>
        </w:rPr>
        <w:t>Partial</w:t>
      </w:r>
      <w:r>
        <w:rPr>
          <w:rFonts w:ascii="Arial"/>
          <w:b/>
          <w:spacing w:val="13"/>
          <w:sz w:val="24"/>
        </w:rPr>
        <w:t xml:space="preserve"> </w:t>
      </w:r>
      <w:r>
        <w:rPr>
          <w:rFonts w:ascii="Arial"/>
          <w:b/>
          <w:sz w:val="24"/>
        </w:rPr>
        <w:t>Fulfillment</w:t>
      </w:r>
      <w:r>
        <w:rPr>
          <w:rFonts w:ascii="Arial"/>
          <w:b/>
          <w:spacing w:val="10"/>
          <w:sz w:val="24"/>
        </w:rPr>
        <w:t xml:space="preserve"> </w:t>
      </w:r>
      <w:r>
        <w:rPr>
          <w:rFonts w:ascii="Arial"/>
          <w:b/>
          <w:sz w:val="24"/>
        </w:rPr>
        <w:t>of</w:t>
      </w:r>
      <w:r>
        <w:rPr>
          <w:rFonts w:ascii="Arial"/>
          <w:b/>
          <w:spacing w:val="15"/>
          <w:sz w:val="24"/>
        </w:rPr>
        <w:t xml:space="preserve"> </w:t>
      </w:r>
      <w:r>
        <w:rPr>
          <w:rFonts w:ascii="Arial"/>
          <w:b/>
          <w:sz w:val="24"/>
        </w:rPr>
        <w:t>the</w:t>
      </w:r>
      <w:r>
        <w:rPr>
          <w:rFonts w:ascii="Arial"/>
          <w:b/>
          <w:spacing w:val="16"/>
          <w:sz w:val="24"/>
        </w:rPr>
        <w:t xml:space="preserve"> </w:t>
      </w:r>
      <w:r>
        <w:rPr>
          <w:rFonts w:ascii="Arial"/>
          <w:b/>
          <w:sz w:val="24"/>
        </w:rPr>
        <w:t>Requirements</w:t>
      </w:r>
      <w:r>
        <w:rPr>
          <w:rFonts w:ascii="Arial"/>
          <w:b/>
          <w:spacing w:val="17"/>
          <w:sz w:val="24"/>
        </w:rPr>
        <w:t xml:space="preserve"> </w:t>
      </w:r>
      <w:r>
        <w:rPr>
          <w:rFonts w:ascii="Arial"/>
          <w:b/>
          <w:sz w:val="24"/>
        </w:rPr>
        <w:t>for</w:t>
      </w:r>
      <w:r>
        <w:rPr>
          <w:rFonts w:ascii="Arial"/>
          <w:b/>
          <w:spacing w:val="11"/>
          <w:sz w:val="24"/>
        </w:rPr>
        <w:t xml:space="preserve"> </w:t>
      </w:r>
      <w:r>
        <w:rPr>
          <w:rFonts w:ascii="Arial"/>
          <w:b/>
          <w:sz w:val="24"/>
        </w:rPr>
        <w:t>the</w:t>
      </w:r>
      <w:r>
        <w:rPr>
          <w:rFonts w:ascii="Arial"/>
          <w:b/>
          <w:spacing w:val="44"/>
          <w:sz w:val="24"/>
        </w:rPr>
        <w:t xml:space="preserve"> </w:t>
      </w:r>
      <w:r>
        <w:rPr>
          <w:rFonts w:ascii="Arial"/>
          <w:b/>
          <w:sz w:val="24"/>
        </w:rPr>
        <w:t>Award</w:t>
      </w:r>
      <w:r>
        <w:rPr>
          <w:rFonts w:ascii="Arial"/>
          <w:b/>
          <w:spacing w:val="15"/>
          <w:sz w:val="24"/>
        </w:rPr>
        <w:t xml:space="preserve"> </w:t>
      </w:r>
      <w:r>
        <w:rPr>
          <w:rFonts w:ascii="Arial"/>
          <w:b/>
          <w:sz w:val="24"/>
        </w:rPr>
        <w:t>of</w:t>
      </w:r>
      <w:r>
        <w:rPr>
          <w:rFonts w:ascii="Arial"/>
          <w:b/>
          <w:spacing w:val="19"/>
          <w:sz w:val="24"/>
        </w:rPr>
        <w:t xml:space="preserve"> </w:t>
      </w:r>
      <w:r>
        <w:rPr>
          <w:rFonts w:ascii="Arial"/>
          <w:b/>
          <w:sz w:val="24"/>
        </w:rPr>
        <w:t>the</w:t>
      </w:r>
    </w:p>
    <w:p w14:paraId="20F661D7" w14:textId="77777777" w:rsidR="003A62A9" w:rsidRDefault="006A2763" w:rsidP="00560FB9">
      <w:pPr>
        <w:spacing w:before="22"/>
        <w:ind w:left="1456" w:right="2265"/>
        <w:jc w:val="center"/>
        <w:rPr>
          <w:rFonts w:ascii="Arial"/>
          <w:b/>
          <w:sz w:val="24"/>
        </w:rPr>
      </w:pPr>
      <w:r>
        <w:rPr>
          <w:rFonts w:ascii="Arial"/>
          <w:b/>
          <w:sz w:val="24"/>
        </w:rPr>
        <w:t>Degree</w:t>
      </w:r>
      <w:r>
        <w:rPr>
          <w:rFonts w:ascii="Arial"/>
          <w:b/>
          <w:spacing w:val="-11"/>
          <w:sz w:val="24"/>
        </w:rPr>
        <w:t xml:space="preserve"> </w:t>
      </w:r>
      <w:r>
        <w:rPr>
          <w:rFonts w:ascii="Arial"/>
          <w:b/>
          <w:sz w:val="24"/>
        </w:rPr>
        <w:t>of</w:t>
      </w:r>
    </w:p>
    <w:p w14:paraId="138CD6AF" w14:textId="77777777" w:rsidR="00E35F50" w:rsidRDefault="00E35F50" w:rsidP="00560FB9">
      <w:pPr>
        <w:spacing w:before="22"/>
        <w:ind w:left="1456" w:right="2265"/>
        <w:jc w:val="center"/>
        <w:rPr>
          <w:rFonts w:ascii="Arial"/>
          <w:b/>
          <w:sz w:val="24"/>
        </w:rPr>
      </w:pPr>
    </w:p>
    <w:p w14:paraId="271432C6" w14:textId="77777777" w:rsidR="003A62A9" w:rsidRDefault="003A62A9">
      <w:pPr>
        <w:pStyle w:val="BodyText"/>
        <w:spacing w:before="5"/>
        <w:rPr>
          <w:rFonts w:ascii="Arial"/>
          <w:b/>
          <w:sz w:val="21"/>
        </w:rPr>
      </w:pPr>
    </w:p>
    <w:p w14:paraId="4CEC9C36" w14:textId="081F4B80" w:rsidR="003A62A9" w:rsidRDefault="006A2763" w:rsidP="00BC67E2">
      <w:pPr>
        <w:pStyle w:val="Heading4"/>
        <w:spacing w:line="271" w:lineRule="auto"/>
        <w:ind w:left="-284" w:right="283"/>
        <w:jc w:val="center"/>
      </w:pPr>
      <w:r>
        <w:rPr>
          <w:w w:val="95"/>
        </w:rPr>
        <w:t>MASTER</w:t>
      </w:r>
      <w:r>
        <w:rPr>
          <w:spacing w:val="1"/>
          <w:w w:val="95"/>
        </w:rPr>
        <w:t xml:space="preserve"> </w:t>
      </w:r>
      <w:r>
        <w:rPr>
          <w:w w:val="95"/>
        </w:rPr>
        <w:t>OF</w:t>
      </w:r>
      <w:r>
        <w:rPr>
          <w:spacing w:val="1"/>
          <w:w w:val="95"/>
        </w:rPr>
        <w:t xml:space="preserve"> </w:t>
      </w:r>
      <w:r>
        <w:rPr>
          <w:w w:val="95"/>
        </w:rPr>
        <w:t>COMPUTER</w:t>
      </w:r>
      <w:r>
        <w:rPr>
          <w:spacing w:val="1"/>
          <w:w w:val="95"/>
        </w:rPr>
        <w:t xml:space="preserve"> </w:t>
      </w:r>
      <w:r>
        <w:rPr>
          <w:w w:val="95"/>
        </w:rPr>
        <w:t>APPLICATIONS(M.C.A</w:t>
      </w:r>
      <w:r w:rsidRPr="00E35F50">
        <w:rPr>
          <w:w w:val="95"/>
        </w:rPr>
        <w:t>.)</w:t>
      </w:r>
    </w:p>
    <w:p w14:paraId="338FDADB" w14:textId="77777777" w:rsidR="00E35F50" w:rsidRPr="00E35F50" w:rsidRDefault="00E35F50" w:rsidP="00E35F50">
      <w:pPr>
        <w:pStyle w:val="Heading4"/>
        <w:spacing w:line="271" w:lineRule="auto"/>
        <w:ind w:left="397" w:right="283"/>
        <w:rPr>
          <w:spacing w:val="-82"/>
          <w:w w:val="95"/>
        </w:rPr>
      </w:pPr>
    </w:p>
    <w:p w14:paraId="7EAFCD86" w14:textId="66208076" w:rsidR="003A62A9" w:rsidRDefault="006A2763" w:rsidP="00E35F50">
      <w:pPr>
        <w:spacing w:before="249"/>
        <w:ind w:left="115" w:right="680"/>
        <w:jc w:val="center"/>
        <w:rPr>
          <w:rFonts w:ascii="Arial"/>
          <w:b/>
          <w:sz w:val="24"/>
        </w:rPr>
      </w:pPr>
      <w:r w:rsidRPr="00E35F50">
        <w:rPr>
          <w:rFonts w:ascii="Arial"/>
          <w:b/>
          <w:spacing w:val="-1"/>
          <w:sz w:val="24"/>
        </w:rPr>
        <w:t>Lakshay</w:t>
      </w:r>
      <w:r w:rsidRPr="00E35F50">
        <w:rPr>
          <w:rFonts w:ascii="Arial"/>
          <w:b/>
          <w:spacing w:val="-16"/>
          <w:sz w:val="24"/>
        </w:rPr>
        <w:t xml:space="preserve"> </w:t>
      </w:r>
      <w:r w:rsidRPr="00E35F50">
        <w:rPr>
          <w:rFonts w:ascii="Arial"/>
          <w:b/>
          <w:spacing w:val="-1"/>
          <w:sz w:val="24"/>
        </w:rPr>
        <w:t>Rustagi</w:t>
      </w:r>
      <w:r w:rsidRPr="00E35F50">
        <w:rPr>
          <w:rFonts w:ascii="Arial"/>
          <w:b/>
          <w:spacing w:val="24"/>
          <w:sz w:val="24"/>
        </w:rPr>
        <w:t xml:space="preserve"> </w:t>
      </w:r>
      <w:r w:rsidRPr="00E35F50">
        <w:rPr>
          <w:rFonts w:ascii="Arial"/>
          <w:b/>
          <w:sz w:val="24"/>
        </w:rPr>
        <w:t>(04111604422)</w:t>
      </w:r>
    </w:p>
    <w:p w14:paraId="396C7E39" w14:textId="77777777" w:rsidR="003A62A9" w:rsidRDefault="003A62A9" w:rsidP="00E35F50">
      <w:pPr>
        <w:pStyle w:val="BodyText"/>
        <w:spacing w:before="3"/>
        <w:ind w:right="680"/>
        <w:jc w:val="center"/>
        <w:rPr>
          <w:rFonts w:ascii="Arial"/>
          <w:b/>
          <w:sz w:val="21"/>
        </w:rPr>
      </w:pPr>
    </w:p>
    <w:p w14:paraId="123323F5" w14:textId="77777777" w:rsidR="003A62A9" w:rsidRDefault="006A2763" w:rsidP="00E35F50">
      <w:pPr>
        <w:ind w:left="114" w:right="680"/>
        <w:jc w:val="center"/>
        <w:rPr>
          <w:rFonts w:ascii="Arial"/>
          <w:b/>
          <w:spacing w:val="-1"/>
          <w:sz w:val="24"/>
        </w:rPr>
      </w:pPr>
      <w:r>
        <w:rPr>
          <w:rFonts w:ascii="Arial"/>
          <w:b/>
          <w:spacing w:val="-1"/>
          <w:sz w:val="24"/>
        </w:rPr>
        <w:t>Sanchit</w:t>
      </w:r>
      <w:r>
        <w:rPr>
          <w:rFonts w:ascii="Arial"/>
          <w:b/>
          <w:spacing w:val="-15"/>
          <w:sz w:val="24"/>
        </w:rPr>
        <w:t xml:space="preserve"> </w:t>
      </w:r>
      <w:r>
        <w:rPr>
          <w:rFonts w:ascii="Arial"/>
          <w:b/>
          <w:spacing w:val="-1"/>
          <w:sz w:val="24"/>
        </w:rPr>
        <w:t>Talreja</w:t>
      </w:r>
      <w:r>
        <w:rPr>
          <w:rFonts w:ascii="Arial"/>
          <w:b/>
          <w:spacing w:val="-13"/>
          <w:sz w:val="24"/>
        </w:rPr>
        <w:t xml:space="preserve"> </w:t>
      </w:r>
      <w:r>
        <w:rPr>
          <w:rFonts w:ascii="Arial"/>
          <w:b/>
          <w:spacing w:val="-1"/>
          <w:sz w:val="24"/>
        </w:rPr>
        <w:t>(35211604422)</w:t>
      </w:r>
    </w:p>
    <w:p w14:paraId="3CF82E40" w14:textId="77777777" w:rsidR="00E35F50" w:rsidRDefault="00E35F50" w:rsidP="00E35F50">
      <w:pPr>
        <w:ind w:left="114" w:right="680"/>
        <w:jc w:val="center"/>
        <w:rPr>
          <w:rFonts w:ascii="Arial"/>
          <w:b/>
          <w:spacing w:val="-1"/>
          <w:sz w:val="24"/>
        </w:rPr>
      </w:pPr>
    </w:p>
    <w:p w14:paraId="3D4CA103" w14:textId="77777777" w:rsidR="00E35F50" w:rsidRDefault="00E35F50" w:rsidP="00E35F50">
      <w:pPr>
        <w:spacing w:before="1"/>
        <w:ind w:left="114" w:right="680"/>
        <w:jc w:val="center"/>
        <w:rPr>
          <w:rFonts w:ascii="Arial"/>
          <w:b/>
          <w:sz w:val="24"/>
        </w:rPr>
      </w:pPr>
      <w:r>
        <w:rPr>
          <w:rFonts w:ascii="Arial"/>
          <w:b/>
          <w:spacing w:val="-1"/>
          <w:sz w:val="24"/>
        </w:rPr>
        <w:t>Jyoti</w:t>
      </w:r>
      <w:r>
        <w:rPr>
          <w:rFonts w:ascii="Arial"/>
          <w:b/>
          <w:spacing w:val="-13"/>
          <w:sz w:val="24"/>
        </w:rPr>
        <w:t xml:space="preserve"> </w:t>
      </w:r>
      <w:r>
        <w:rPr>
          <w:rFonts w:ascii="Arial"/>
          <w:b/>
          <w:spacing w:val="-1"/>
          <w:sz w:val="24"/>
        </w:rPr>
        <w:t>Sharma</w:t>
      </w:r>
      <w:r>
        <w:rPr>
          <w:rFonts w:ascii="Arial"/>
          <w:b/>
          <w:spacing w:val="-13"/>
          <w:sz w:val="24"/>
        </w:rPr>
        <w:t xml:space="preserve"> </w:t>
      </w:r>
      <w:r>
        <w:rPr>
          <w:rFonts w:ascii="Arial"/>
          <w:b/>
          <w:spacing w:val="-1"/>
          <w:sz w:val="24"/>
        </w:rPr>
        <w:t>(36011604422)</w:t>
      </w:r>
    </w:p>
    <w:p w14:paraId="2E6D9728" w14:textId="77777777" w:rsidR="00E35F50" w:rsidRDefault="00E35F50" w:rsidP="00E35F50">
      <w:pPr>
        <w:ind w:left="114" w:right="680"/>
        <w:jc w:val="center"/>
        <w:rPr>
          <w:rFonts w:ascii="Arial"/>
          <w:b/>
          <w:sz w:val="24"/>
        </w:rPr>
      </w:pPr>
    </w:p>
    <w:p w14:paraId="4EF719E9" w14:textId="77777777" w:rsidR="003A62A9" w:rsidRDefault="003A62A9" w:rsidP="00560FB9">
      <w:pPr>
        <w:pStyle w:val="BodyText"/>
        <w:ind w:right="680"/>
        <w:rPr>
          <w:rFonts w:ascii="Arial"/>
          <w:b/>
          <w:sz w:val="26"/>
        </w:rPr>
      </w:pPr>
    </w:p>
    <w:p w14:paraId="78A9EA6A" w14:textId="77777777" w:rsidR="003A62A9" w:rsidRDefault="003A62A9" w:rsidP="00560FB9">
      <w:pPr>
        <w:pStyle w:val="BodyText"/>
        <w:spacing w:before="5"/>
        <w:ind w:right="680"/>
        <w:rPr>
          <w:rFonts w:ascii="Arial"/>
          <w:b/>
          <w:sz w:val="25"/>
        </w:rPr>
      </w:pPr>
    </w:p>
    <w:p w14:paraId="2992DE7E" w14:textId="77777777" w:rsidR="003A62A9" w:rsidRDefault="006A2763" w:rsidP="00560FB9">
      <w:pPr>
        <w:pStyle w:val="Heading5"/>
        <w:ind w:left="227" w:right="680"/>
        <w:jc w:val="center"/>
      </w:pPr>
      <w:r>
        <w:rPr>
          <w:spacing w:val="-2"/>
        </w:rPr>
        <w:t>MCA</w:t>
      </w:r>
      <w:r>
        <w:rPr>
          <w:spacing w:val="-19"/>
        </w:rPr>
        <w:t xml:space="preserve"> </w:t>
      </w:r>
      <w:r>
        <w:rPr>
          <w:spacing w:val="-2"/>
        </w:rPr>
        <w:t>–</w:t>
      </w:r>
      <w:r>
        <w:rPr>
          <w:spacing w:val="-5"/>
        </w:rPr>
        <w:t xml:space="preserve"> </w:t>
      </w:r>
      <w:r>
        <w:rPr>
          <w:spacing w:val="-2"/>
        </w:rPr>
        <w:t>3</w:t>
      </w:r>
      <w:r>
        <w:rPr>
          <w:spacing w:val="-2"/>
          <w:vertAlign w:val="superscript"/>
        </w:rPr>
        <w:t>rd</w:t>
      </w:r>
      <w:r>
        <w:rPr>
          <w:spacing w:val="47"/>
        </w:rPr>
        <w:t xml:space="preserve"> </w:t>
      </w:r>
      <w:r>
        <w:rPr>
          <w:spacing w:val="-1"/>
        </w:rPr>
        <w:t>SEMESTER</w:t>
      </w:r>
    </w:p>
    <w:p w14:paraId="026E5687" w14:textId="77777777" w:rsidR="003A62A9" w:rsidRDefault="006A2763" w:rsidP="00560FB9">
      <w:pPr>
        <w:pStyle w:val="BodyText"/>
        <w:spacing w:before="3"/>
        <w:ind w:left="340" w:right="680"/>
        <w:rPr>
          <w:rFonts w:ascii="Arial"/>
          <w:b/>
          <w:sz w:val="26"/>
        </w:rPr>
      </w:pPr>
      <w:r>
        <w:rPr>
          <w:noProof/>
        </w:rPr>
        <w:drawing>
          <wp:anchor distT="0" distB="0" distL="0" distR="0" simplePos="0" relativeHeight="251670528" behindDoc="0" locked="0" layoutInCell="1" allowOverlap="1" wp14:anchorId="3D449AD7" wp14:editId="6B9E5478">
            <wp:simplePos x="0" y="0"/>
            <wp:positionH relativeFrom="page">
              <wp:posOffset>2712720</wp:posOffset>
            </wp:positionH>
            <wp:positionV relativeFrom="paragraph">
              <wp:posOffset>215900</wp:posOffset>
            </wp:positionV>
            <wp:extent cx="2270760" cy="984250"/>
            <wp:effectExtent l="0" t="0" r="0" b="635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270760" cy="984250"/>
                    </a:xfrm>
                    <a:prstGeom prst="rect">
                      <a:avLst/>
                    </a:prstGeom>
                  </pic:spPr>
                </pic:pic>
              </a:graphicData>
            </a:graphic>
            <wp14:sizeRelH relativeFrom="margin">
              <wp14:pctWidth>0</wp14:pctWidth>
            </wp14:sizeRelH>
          </wp:anchor>
        </w:drawing>
      </w:r>
    </w:p>
    <w:p w14:paraId="5DFA28D9" w14:textId="77777777" w:rsidR="003A62A9" w:rsidRPr="00BC67E2" w:rsidRDefault="006A2763" w:rsidP="00560FB9">
      <w:pPr>
        <w:spacing w:line="259" w:lineRule="auto"/>
        <w:ind w:left="397" w:right="680"/>
        <w:jc w:val="center"/>
        <w:rPr>
          <w:rFonts w:ascii="Arial" w:hAnsi="Arial"/>
          <w:b/>
          <w:sz w:val="28"/>
          <w:szCs w:val="28"/>
        </w:rPr>
      </w:pPr>
      <w:r w:rsidRPr="00BC67E2">
        <w:rPr>
          <w:rFonts w:ascii="Arial" w:hAnsi="Arial"/>
          <w:b/>
          <w:w w:val="95"/>
          <w:sz w:val="28"/>
          <w:szCs w:val="28"/>
        </w:rPr>
        <w:t>BHARATI</w:t>
      </w:r>
      <w:r w:rsidRPr="00BC67E2">
        <w:rPr>
          <w:rFonts w:ascii="Arial" w:hAnsi="Arial"/>
          <w:b/>
          <w:spacing w:val="1"/>
          <w:w w:val="95"/>
          <w:sz w:val="28"/>
          <w:szCs w:val="28"/>
        </w:rPr>
        <w:t xml:space="preserve"> </w:t>
      </w:r>
      <w:r w:rsidRPr="00BC67E2">
        <w:rPr>
          <w:rFonts w:ascii="Arial" w:hAnsi="Arial"/>
          <w:b/>
          <w:w w:val="95"/>
          <w:sz w:val="28"/>
          <w:szCs w:val="28"/>
        </w:rPr>
        <w:t>VIDYAPEETH’S</w:t>
      </w:r>
      <w:r w:rsidRPr="00BC67E2">
        <w:rPr>
          <w:rFonts w:ascii="Arial" w:hAnsi="Arial"/>
          <w:b/>
          <w:spacing w:val="1"/>
          <w:w w:val="95"/>
          <w:sz w:val="28"/>
          <w:szCs w:val="28"/>
        </w:rPr>
        <w:t xml:space="preserve"> </w:t>
      </w:r>
      <w:r w:rsidRPr="00BC67E2">
        <w:rPr>
          <w:rFonts w:ascii="Arial" w:hAnsi="Arial"/>
          <w:b/>
          <w:w w:val="95"/>
          <w:sz w:val="28"/>
          <w:szCs w:val="28"/>
        </w:rPr>
        <w:t>INSTITUTE</w:t>
      </w:r>
      <w:r w:rsidRPr="00BC67E2">
        <w:rPr>
          <w:rFonts w:ascii="Arial" w:hAnsi="Arial"/>
          <w:b/>
          <w:spacing w:val="1"/>
          <w:w w:val="95"/>
          <w:sz w:val="28"/>
          <w:szCs w:val="28"/>
        </w:rPr>
        <w:t xml:space="preserve"> </w:t>
      </w:r>
      <w:r w:rsidRPr="00BC67E2">
        <w:rPr>
          <w:rFonts w:ascii="Arial" w:hAnsi="Arial"/>
          <w:b/>
          <w:w w:val="95"/>
          <w:sz w:val="28"/>
          <w:szCs w:val="28"/>
        </w:rPr>
        <w:t>OF COMPUTER</w:t>
      </w:r>
      <w:r w:rsidRPr="00BC67E2">
        <w:rPr>
          <w:rFonts w:ascii="Arial" w:hAnsi="Arial"/>
          <w:b/>
          <w:spacing w:val="-66"/>
          <w:w w:val="95"/>
          <w:sz w:val="28"/>
          <w:szCs w:val="28"/>
        </w:rPr>
        <w:t xml:space="preserve"> </w:t>
      </w:r>
      <w:r w:rsidRPr="00BC67E2">
        <w:rPr>
          <w:rFonts w:ascii="Arial" w:hAnsi="Arial"/>
          <w:b/>
          <w:w w:val="95"/>
          <w:sz w:val="28"/>
          <w:szCs w:val="28"/>
        </w:rPr>
        <w:t>APPLICATIONS</w:t>
      </w:r>
      <w:r w:rsidRPr="00BC67E2">
        <w:rPr>
          <w:rFonts w:ascii="Arial" w:hAnsi="Arial"/>
          <w:b/>
          <w:spacing w:val="-5"/>
          <w:w w:val="95"/>
          <w:sz w:val="28"/>
          <w:szCs w:val="28"/>
        </w:rPr>
        <w:t xml:space="preserve"> </w:t>
      </w:r>
      <w:r w:rsidRPr="00BC67E2">
        <w:rPr>
          <w:rFonts w:ascii="Arial" w:hAnsi="Arial"/>
          <w:b/>
          <w:w w:val="95"/>
          <w:sz w:val="28"/>
          <w:szCs w:val="28"/>
        </w:rPr>
        <w:t>AND</w:t>
      </w:r>
      <w:r w:rsidRPr="00BC67E2">
        <w:rPr>
          <w:rFonts w:ascii="Arial" w:hAnsi="Arial"/>
          <w:b/>
          <w:spacing w:val="13"/>
          <w:w w:val="95"/>
          <w:sz w:val="28"/>
          <w:szCs w:val="28"/>
        </w:rPr>
        <w:t xml:space="preserve"> </w:t>
      </w:r>
      <w:r w:rsidRPr="00BC67E2">
        <w:rPr>
          <w:rFonts w:ascii="Arial" w:hAnsi="Arial"/>
          <w:b/>
          <w:w w:val="95"/>
          <w:sz w:val="28"/>
          <w:szCs w:val="28"/>
        </w:rPr>
        <w:t>MANAGEMENT</w:t>
      </w:r>
      <w:r w:rsidRPr="00BC67E2">
        <w:rPr>
          <w:rFonts w:ascii="Arial" w:hAnsi="Arial"/>
          <w:b/>
          <w:spacing w:val="10"/>
          <w:w w:val="95"/>
          <w:sz w:val="28"/>
          <w:szCs w:val="28"/>
        </w:rPr>
        <w:t xml:space="preserve"> </w:t>
      </w:r>
      <w:r w:rsidRPr="00BC67E2">
        <w:rPr>
          <w:rFonts w:ascii="Arial" w:hAnsi="Arial"/>
          <w:b/>
          <w:w w:val="95"/>
          <w:sz w:val="28"/>
          <w:szCs w:val="28"/>
        </w:rPr>
        <w:t>(BVICAM)</w:t>
      </w:r>
    </w:p>
    <w:p w14:paraId="60FDE253" w14:textId="77777777" w:rsidR="003A62A9" w:rsidRDefault="003A62A9" w:rsidP="00560FB9">
      <w:pPr>
        <w:pStyle w:val="BodyText"/>
        <w:spacing w:before="7"/>
        <w:ind w:right="680"/>
        <w:rPr>
          <w:rFonts w:ascii="Arial"/>
          <w:b/>
          <w:sz w:val="30"/>
        </w:rPr>
      </w:pPr>
    </w:p>
    <w:p w14:paraId="06E084AA" w14:textId="77777777" w:rsidR="003A62A9" w:rsidRDefault="006A2763" w:rsidP="00560FB9">
      <w:pPr>
        <w:spacing w:line="268" w:lineRule="auto"/>
        <w:ind w:left="60" w:right="680"/>
        <w:jc w:val="center"/>
        <w:rPr>
          <w:rFonts w:ascii="Arial"/>
          <w:b/>
          <w:sz w:val="32"/>
        </w:rPr>
      </w:pPr>
      <w:r>
        <w:rPr>
          <w:rFonts w:ascii="Arial"/>
          <w:b/>
          <w:sz w:val="32"/>
        </w:rPr>
        <w:t>(GURU</w:t>
      </w:r>
      <w:r>
        <w:rPr>
          <w:rFonts w:ascii="Arial"/>
          <w:b/>
          <w:spacing w:val="-20"/>
          <w:sz w:val="32"/>
        </w:rPr>
        <w:t xml:space="preserve"> </w:t>
      </w:r>
      <w:r>
        <w:rPr>
          <w:rFonts w:ascii="Arial"/>
          <w:b/>
          <w:sz w:val="32"/>
        </w:rPr>
        <w:t>GOBIND</w:t>
      </w:r>
      <w:r>
        <w:rPr>
          <w:rFonts w:ascii="Arial"/>
          <w:b/>
          <w:spacing w:val="-17"/>
          <w:sz w:val="32"/>
        </w:rPr>
        <w:t xml:space="preserve"> </w:t>
      </w:r>
      <w:r>
        <w:rPr>
          <w:rFonts w:ascii="Arial"/>
          <w:b/>
          <w:sz w:val="32"/>
        </w:rPr>
        <w:t>SINGH</w:t>
      </w:r>
      <w:r>
        <w:rPr>
          <w:rFonts w:ascii="Arial"/>
          <w:b/>
          <w:spacing w:val="-22"/>
          <w:sz w:val="32"/>
        </w:rPr>
        <w:t xml:space="preserve"> </w:t>
      </w:r>
      <w:r>
        <w:rPr>
          <w:rFonts w:ascii="Arial"/>
          <w:b/>
          <w:sz w:val="32"/>
        </w:rPr>
        <w:t>INDRAPRASTHA</w:t>
      </w:r>
      <w:r>
        <w:rPr>
          <w:rFonts w:ascii="Arial"/>
          <w:b/>
          <w:spacing w:val="-2"/>
          <w:sz w:val="32"/>
        </w:rPr>
        <w:t xml:space="preserve"> </w:t>
      </w:r>
      <w:r>
        <w:rPr>
          <w:rFonts w:ascii="Arial"/>
          <w:b/>
          <w:sz w:val="32"/>
        </w:rPr>
        <w:t>UNIVERSITY)</w:t>
      </w:r>
      <w:r>
        <w:rPr>
          <w:rFonts w:ascii="Arial"/>
          <w:b/>
          <w:spacing w:val="-86"/>
          <w:sz w:val="32"/>
        </w:rPr>
        <w:t xml:space="preserve"> </w:t>
      </w:r>
      <w:r>
        <w:rPr>
          <w:rFonts w:ascii="Arial"/>
          <w:b/>
          <w:sz w:val="32"/>
        </w:rPr>
        <w:t>NEW</w:t>
      </w:r>
      <w:r>
        <w:rPr>
          <w:rFonts w:ascii="Arial"/>
          <w:b/>
          <w:spacing w:val="-2"/>
          <w:sz w:val="32"/>
        </w:rPr>
        <w:t xml:space="preserve"> </w:t>
      </w:r>
      <w:r>
        <w:rPr>
          <w:rFonts w:ascii="Arial"/>
          <w:b/>
          <w:sz w:val="32"/>
        </w:rPr>
        <w:t>DELHI</w:t>
      </w:r>
    </w:p>
    <w:bookmarkEnd w:id="1"/>
    <w:p w14:paraId="6E4E208F" w14:textId="77777777" w:rsidR="003A62A9" w:rsidRDefault="003A62A9">
      <w:pPr>
        <w:spacing w:line="268" w:lineRule="auto"/>
        <w:jc w:val="center"/>
        <w:rPr>
          <w:rFonts w:ascii="Arial"/>
          <w:sz w:val="32"/>
        </w:rPr>
        <w:sectPr w:rsidR="003A62A9" w:rsidSect="002058CD">
          <w:footerReference w:type="default" r:id="rId9"/>
          <w:type w:val="continuous"/>
          <w:pgSz w:w="11900" w:h="16850"/>
          <w:pgMar w:top="1280" w:right="1040" w:bottom="960" w:left="1680" w:header="720" w:footer="737"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4643EDA2" w14:textId="3595CA17" w:rsidR="003A62A9" w:rsidRDefault="00CA33E0">
      <w:pPr>
        <w:pStyle w:val="BodyText"/>
        <w:spacing w:before="7"/>
        <w:rPr>
          <w:rFonts w:ascii="Arial"/>
          <w:b/>
          <w:sz w:val="26"/>
        </w:rPr>
      </w:pPr>
      <w:r>
        <w:rPr>
          <w:noProof/>
        </w:rPr>
        <w:lastRenderedPageBreak/>
        <mc:AlternateContent>
          <mc:Choice Requires="wps">
            <w:drawing>
              <wp:anchor distT="0" distB="0" distL="114300" distR="114300" simplePos="0" relativeHeight="487420416" behindDoc="1" locked="0" layoutInCell="1" allowOverlap="1" wp14:anchorId="4F3568A6" wp14:editId="1B08A45A">
                <wp:simplePos x="0" y="0"/>
                <wp:positionH relativeFrom="page">
                  <wp:posOffset>311150</wp:posOffset>
                </wp:positionH>
                <wp:positionV relativeFrom="page">
                  <wp:posOffset>311150</wp:posOffset>
                </wp:positionV>
                <wp:extent cx="6941820" cy="10079990"/>
                <wp:effectExtent l="0" t="0" r="0" b="0"/>
                <wp:wrapNone/>
                <wp:docPr id="703139194"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1820" cy="10079990"/>
                        </a:xfrm>
                        <a:custGeom>
                          <a:avLst/>
                          <a:gdLst>
                            <a:gd name="T0" fmla="+- 0 11412 490"/>
                            <a:gd name="T1" fmla="*/ T0 w 10932"/>
                            <a:gd name="T2" fmla="+- 0 490 490"/>
                            <a:gd name="T3" fmla="*/ 490 h 15874"/>
                            <a:gd name="T4" fmla="+- 0 11402 490"/>
                            <a:gd name="T5" fmla="*/ T4 w 10932"/>
                            <a:gd name="T6" fmla="+- 0 490 490"/>
                            <a:gd name="T7" fmla="*/ 490 h 15874"/>
                            <a:gd name="T8" fmla="+- 0 499 490"/>
                            <a:gd name="T9" fmla="*/ T8 w 10932"/>
                            <a:gd name="T10" fmla="+- 0 490 490"/>
                            <a:gd name="T11" fmla="*/ 490 h 15874"/>
                            <a:gd name="T12" fmla="+- 0 490 490"/>
                            <a:gd name="T13" fmla="*/ T12 w 10932"/>
                            <a:gd name="T14" fmla="+- 0 490 490"/>
                            <a:gd name="T15" fmla="*/ 490 h 15874"/>
                            <a:gd name="T16" fmla="+- 0 490 490"/>
                            <a:gd name="T17" fmla="*/ T16 w 10932"/>
                            <a:gd name="T18" fmla="+- 0 499 490"/>
                            <a:gd name="T19" fmla="*/ 499 h 15874"/>
                            <a:gd name="T20" fmla="+- 0 490 490"/>
                            <a:gd name="T21" fmla="*/ T20 w 10932"/>
                            <a:gd name="T22" fmla="+- 0 16344 490"/>
                            <a:gd name="T23" fmla="*/ 16344 h 15874"/>
                            <a:gd name="T24" fmla="+- 0 499 490"/>
                            <a:gd name="T25" fmla="*/ T24 w 10932"/>
                            <a:gd name="T26" fmla="+- 0 16344 490"/>
                            <a:gd name="T27" fmla="*/ 16344 h 15874"/>
                            <a:gd name="T28" fmla="+- 0 499 490"/>
                            <a:gd name="T29" fmla="*/ T28 w 10932"/>
                            <a:gd name="T30" fmla="+- 0 499 490"/>
                            <a:gd name="T31" fmla="*/ 499 h 15874"/>
                            <a:gd name="T32" fmla="+- 0 11402 490"/>
                            <a:gd name="T33" fmla="*/ T32 w 10932"/>
                            <a:gd name="T34" fmla="+- 0 499 490"/>
                            <a:gd name="T35" fmla="*/ 499 h 15874"/>
                            <a:gd name="T36" fmla="+- 0 11402 490"/>
                            <a:gd name="T37" fmla="*/ T36 w 10932"/>
                            <a:gd name="T38" fmla="+- 0 16344 490"/>
                            <a:gd name="T39" fmla="*/ 16344 h 15874"/>
                            <a:gd name="T40" fmla="+- 0 11412 490"/>
                            <a:gd name="T41" fmla="*/ T40 w 10932"/>
                            <a:gd name="T42" fmla="+- 0 16344 490"/>
                            <a:gd name="T43" fmla="*/ 16344 h 15874"/>
                            <a:gd name="T44" fmla="+- 0 11412 490"/>
                            <a:gd name="T45" fmla="*/ T44 w 10932"/>
                            <a:gd name="T46" fmla="+- 0 499 490"/>
                            <a:gd name="T47" fmla="*/ 499 h 15874"/>
                            <a:gd name="T48" fmla="+- 0 11412 490"/>
                            <a:gd name="T49" fmla="*/ T48 w 10932"/>
                            <a:gd name="T50" fmla="+- 0 490 490"/>
                            <a:gd name="T51" fmla="*/ 490 h 15874"/>
                            <a:gd name="T52" fmla="+- 0 11422 490"/>
                            <a:gd name="T53" fmla="*/ T52 w 10932"/>
                            <a:gd name="T54" fmla="+- 0 499 490"/>
                            <a:gd name="T55" fmla="*/ 499 h 15874"/>
                            <a:gd name="T56" fmla="+- 0 11412 490"/>
                            <a:gd name="T57" fmla="*/ T56 w 10932"/>
                            <a:gd name="T58" fmla="+- 0 499 490"/>
                            <a:gd name="T59" fmla="*/ 499 h 15874"/>
                            <a:gd name="T60" fmla="+- 0 11412 490"/>
                            <a:gd name="T61" fmla="*/ T60 w 10932"/>
                            <a:gd name="T62" fmla="+- 0 16344 490"/>
                            <a:gd name="T63" fmla="*/ 16344 h 15874"/>
                            <a:gd name="T64" fmla="+- 0 11412 490"/>
                            <a:gd name="T65" fmla="*/ T64 w 10932"/>
                            <a:gd name="T66" fmla="+- 0 16354 490"/>
                            <a:gd name="T67" fmla="*/ 16354 h 15874"/>
                            <a:gd name="T68" fmla="+- 0 11412 490"/>
                            <a:gd name="T69" fmla="*/ T68 w 10932"/>
                            <a:gd name="T70" fmla="+- 0 16354 490"/>
                            <a:gd name="T71" fmla="*/ 16354 h 15874"/>
                            <a:gd name="T72" fmla="+- 0 11412 490"/>
                            <a:gd name="T73" fmla="*/ T72 w 10932"/>
                            <a:gd name="T74" fmla="+- 0 16344 490"/>
                            <a:gd name="T75" fmla="*/ 16344 h 15874"/>
                            <a:gd name="T76" fmla="+- 0 11402 490"/>
                            <a:gd name="T77" fmla="*/ T76 w 10932"/>
                            <a:gd name="T78" fmla="+- 0 16344 490"/>
                            <a:gd name="T79" fmla="*/ 16344 h 15874"/>
                            <a:gd name="T80" fmla="+- 0 499 490"/>
                            <a:gd name="T81" fmla="*/ T80 w 10932"/>
                            <a:gd name="T82" fmla="+- 0 16344 490"/>
                            <a:gd name="T83" fmla="*/ 16344 h 15874"/>
                            <a:gd name="T84" fmla="+- 0 490 490"/>
                            <a:gd name="T85" fmla="*/ T84 w 10932"/>
                            <a:gd name="T86" fmla="+- 0 16344 490"/>
                            <a:gd name="T87" fmla="*/ 16344 h 15874"/>
                            <a:gd name="T88" fmla="+- 0 490 490"/>
                            <a:gd name="T89" fmla="*/ T88 w 10932"/>
                            <a:gd name="T90" fmla="+- 0 16354 490"/>
                            <a:gd name="T91" fmla="*/ 16354 h 15874"/>
                            <a:gd name="T92" fmla="+- 0 499 490"/>
                            <a:gd name="T93" fmla="*/ T92 w 10932"/>
                            <a:gd name="T94" fmla="+- 0 16354 490"/>
                            <a:gd name="T95" fmla="*/ 16354 h 15874"/>
                            <a:gd name="T96" fmla="+- 0 499 490"/>
                            <a:gd name="T97" fmla="*/ T96 w 10932"/>
                            <a:gd name="T98" fmla="+- 0 16363 490"/>
                            <a:gd name="T99" fmla="*/ 16363 h 15874"/>
                            <a:gd name="T100" fmla="+- 0 11402 490"/>
                            <a:gd name="T101" fmla="*/ T100 w 10932"/>
                            <a:gd name="T102" fmla="+- 0 16363 490"/>
                            <a:gd name="T103" fmla="*/ 16363 h 15874"/>
                            <a:gd name="T104" fmla="+- 0 11412 490"/>
                            <a:gd name="T105" fmla="*/ T104 w 10932"/>
                            <a:gd name="T106" fmla="+- 0 16363 490"/>
                            <a:gd name="T107" fmla="*/ 16363 h 15874"/>
                            <a:gd name="T108" fmla="+- 0 11422 490"/>
                            <a:gd name="T109" fmla="*/ T108 w 10932"/>
                            <a:gd name="T110" fmla="+- 0 16363 490"/>
                            <a:gd name="T111" fmla="*/ 16363 h 15874"/>
                            <a:gd name="T112" fmla="+- 0 11422 490"/>
                            <a:gd name="T113" fmla="*/ T112 w 10932"/>
                            <a:gd name="T114" fmla="+- 0 16354 490"/>
                            <a:gd name="T115" fmla="*/ 16354 h 15874"/>
                            <a:gd name="T116" fmla="+- 0 11422 490"/>
                            <a:gd name="T117" fmla="*/ T116 w 10932"/>
                            <a:gd name="T118" fmla="+- 0 16344 490"/>
                            <a:gd name="T119" fmla="*/ 16344 h 15874"/>
                            <a:gd name="T120" fmla="+- 0 11422 490"/>
                            <a:gd name="T121" fmla="*/ T120 w 10932"/>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32" h="15874">
                              <a:moveTo>
                                <a:pt x="10922" y="0"/>
                              </a:moveTo>
                              <a:lnTo>
                                <a:pt x="10912" y="0"/>
                              </a:lnTo>
                              <a:lnTo>
                                <a:pt x="9" y="0"/>
                              </a:lnTo>
                              <a:lnTo>
                                <a:pt x="0" y="0"/>
                              </a:lnTo>
                              <a:lnTo>
                                <a:pt x="0" y="9"/>
                              </a:lnTo>
                              <a:lnTo>
                                <a:pt x="0" y="15854"/>
                              </a:lnTo>
                              <a:lnTo>
                                <a:pt x="9" y="15854"/>
                              </a:lnTo>
                              <a:lnTo>
                                <a:pt x="9" y="9"/>
                              </a:lnTo>
                              <a:lnTo>
                                <a:pt x="10912" y="9"/>
                              </a:lnTo>
                              <a:lnTo>
                                <a:pt x="10912" y="15854"/>
                              </a:lnTo>
                              <a:lnTo>
                                <a:pt x="10922" y="15854"/>
                              </a:lnTo>
                              <a:lnTo>
                                <a:pt x="10922" y="9"/>
                              </a:lnTo>
                              <a:lnTo>
                                <a:pt x="10922" y="0"/>
                              </a:lnTo>
                              <a:close/>
                              <a:moveTo>
                                <a:pt x="10932" y="9"/>
                              </a:moveTo>
                              <a:lnTo>
                                <a:pt x="10922" y="9"/>
                              </a:lnTo>
                              <a:lnTo>
                                <a:pt x="10922" y="15854"/>
                              </a:lnTo>
                              <a:lnTo>
                                <a:pt x="10922" y="15864"/>
                              </a:lnTo>
                              <a:lnTo>
                                <a:pt x="10922" y="15854"/>
                              </a:lnTo>
                              <a:lnTo>
                                <a:pt x="10912" y="15854"/>
                              </a:lnTo>
                              <a:lnTo>
                                <a:pt x="9" y="15854"/>
                              </a:lnTo>
                              <a:lnTo>
                                <a:pt x="0" y="15854"/>
                              </a:lnTo>
                              <a:lnTo>
                                <a:pt x="0" y="15864"/>
                              </a:lnTo>
                              <a:lnTo>
                                <a:pt x="9" y="15864"/>
                              </a:lnTo>
                              <a:lnTo>
                                <a:pt x="9" y="15873"/>
                              </a:lnTo>
                              <a:lnTo>
                                <a:pt x="10912" y="15873"/>
                              </a:lnTo>
                              <a:lnTo>
                                <a:pt x="10922" y="15873"/>
                              </a:lnTo>
                              <a:lnTo>
                                <a:pt x="10932" y="15873"/>
                              </a:lnTo>
                              <a:lnTo>
                                <a:pt x="10932" y="15864"/>
                              </a:lnTo>
                              <a:lnTo>
                                <a:pt x="10932" y="15854"/>
                              </a:lnTo>
                              <a:lnTo>
                                <a:pt x="1093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9436F" id="AutoShape 18" o:spid="_x0000_s1026" style="position:absolute;margin-left:24.5pt;margin-top:24.5pt;width:546.6pt;height:793.7pt;z-index:-1589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2,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" path="m10922,r-10,l9,,,,,9,,15854r9,l9,9r10903,l10912,15854r10,l10922,9r,-9xm10932,9r-10,l10922,15854r,10l10922,15854r-10,l9,15854r-9,l,15864r9,l9,15873r10903,l10922,15873r10,l10932,15864r,-10l10932,9xe" fillcolor="black" stroked="f">
                <v:path arrowok="t" o:connecttype="custom" o:connectlocs="6935470,311150;6929120,311150;5715,311150;0,311150;0,316865;0,10378440;5715,10378440;5715,316865;6929120,316865;6929120,10378440;6935470,10378440;6935470,316865;6935470,311150;6941820,316865;6935470,316865;6935470,10378440;6935470,10384790;6935470,10384790;6935470,10378440;6929120,10378440;5715,10378440;0,10378440;0,10384790;5715,10384790;5715,10390505;6929120,10390505;6935470,10390505;6941820,10390505;6941820,10384790;6941820,10378440;6941820,316865" o:connectangles="0,0,0,0,0,0,0,0,0,0,0,0,0,0,0,0,0,0,0,0,0,0,0,0,0,0,0,0,0,0,0"/>
                <w10:wrap anchorx="page" anchory="page"/>
              </v:shape>
            </w:pict>
          </mc:Fallback>
        </mc:AlternateContent>
      </w:r>
    </w:p>
    <w:p w14:paraId="3700380B" w14:textId="77777777" w:rsidR="003A62A9" w:rsidRDefault="006A2763">
      <w:pPr>
        <w:pStyle w:val="Heading3"/>
        <w:spacing w:before="88"/>
        <w:ind w:left="267" w:right="226"/>
        <w:jc w:val="center"/>
        <w:rPr>
          <w:spacing w:val="-1"/>
        </w:rPr>
      </w:pPr>
      <w:bookmarkStart w:id="2" w:name="_Hlk152945943"/>
      <w:r>
        <w:rPr>
          <w:spacing w:val="-2"/>
        </w:rPr>
        <w:t>CANDIDATE’S</w:t>
      </w:r>
      <w:r>
        <w:rPr>
          <w:spacing w:val="-23"/>
        </w:rPr>
        <w:t xml:space="preserve"> </w:t>
      </w:r>
      <w:r w:rsidRPr="00BC67E2">
        <w:rPr>
          <w:spacing w:val="-1"/>
          <w:sz w:val="32"/>
          <w:szCs w:val="32"/>
        </w:rPr>
        <w:t>DECLARATION</w:t>
      </w:r>
    </w:p>
    <w:p w14:paraId="721B1B83" w14:textId="77777777" w:rsidR="00FC1442" w:rsidRDefault="00FC1442">
      <w:pPr>
        <w:pStyle w:val="Heading3"/>
        <w:spacing w:before="88"/>
        <w:ind w:left="267" w:right="226"/>
        <w:jc w:val="center"/>
      </w:pPr>
    </w:p>
    <w:p w14:paraId="1E72CFD2" w14:textId="3E9E5D6E" w:rsidR="003A62A9" w:rsidRPr="00BC67E2" w:rsidRDefault="006A2763" w:rsidP="00AB4C51">
      <w:pPr>
        <w:spacing w:before="30" w:line="362" w:lineRule="auto"/>
        <w:ind w:left="-454" w:right="376" w:hanging="10"/>
        <w:jc w:val="both"/>
        <w:rPr>
          <w:rFonts w:ascii="Times New Roman" w:hAnsi="Times New Roman" w:cs="Times New Roman"/>
          <w:b/>
          <w:sz w:val="24"/>
        </w:rPr>
      </w:pPr>
      <w:r w:rsidRPr="00BC67E2">
        <w:rPr>
          <w:rFonts w:ascii="Times New Roman" w:hAnsi="Times New Roman" w:cs="Times New Roman"/>
          <w:sz w:val="24"/>
        </w:rPr>
        <w:t xml:space="preserve">I </w:t>
      </w:r>
      <w:r w:rsidR="00487DAD">
        <w:rPr>
          <w:rFonts w:ascii="Times New Roman" w:hAnsi="Times New Roman" w:cs="Times New Roman"/>
          <w:sz w:val="24"/>
        </w:rPr>
        <w:t>at this moment</w:t>
      </w:r>
      <w:r w:rsidRPr="00BC67E2">
        <w:rPr>
          <w:rFonts w:ascii="Times New Roman" w:hAnsi="Times New Roman" w:cs="Times New Roman"/>
          <w:sz w:val="24"/>
        </w:rPr>
        <w:t xml:space="preserve"> declare that the work which is being presented in this project work</w:t>
      </w:r>
      <w:r w:rsidRPr="00BC67E2">
        <w:rPr>
          <w:rFonts w:ascii="Times New Roman" w:hAnsi="Times New Roman" w:cs="Times New Roman"/>
          <w:spacing w:val="1"/>
          <w:sz w:val="24"/>
        </w:rPr>
        <w:t xml:space="preserve"> </w:t>
      </w:r>
      <w:r w:rsidRPr="00BC67E2">
        <w:rPr>
          <w:rFonts w:ascii="Times New Roman" w:hAnsi="Times New Roman" w:cs="Times New Roman"/>
          <w:sz w:val="24"/>
        </w:rPr>
        <w:t>entitled “</w:t>
      </w:r>
      <w:r w:rsidRPr="00BC67E2">
        <w:rPr>
          <w:rFonts w:ascii="Times New Roman" w:hAnsi="Times New Roman" w:cs="Times New Roman"/>
          <w:b/>
          <w:sz w:val="24"/>
        </w:rPr>
        <w:t>COUNTER FEIT</w:t>
      </w:r>
      <w:r w:rsidRPr="00BC67E2">
        <w:rPr>
          <w:rFonts w:ascii="Times New Roman" w:hAnsi="Times New Roman" w:cs="Times New Roman"/>
          <w:b/>
          <w:spacing w:val="66"/>
          <w:sz w:val="24"/>
        </w:rPr>
        <w:t xml:space="preserve"> </w:t>
      </w:r>
      <w:r w:rsidRPr="00BC67E2">
        <w:rPr>
          <w:rFonts w:ascii="Times New Roman" w:hAnsi="Times New Roman" w:cs="Times New Roman"/>
          <w:b/>
          <w:sz w:val="24"/>
        </w:rPr>
        <w:t>CURRENCY DETECTION</w:t>
      </w:r>
      <w:r w:rsidRPr="00BC67E2">
        <w:rPr>
          <w:rFonts w:ascii="Times New Roman" w:hAnsi="Times New Roman" w:cs="Times New Roman"/>
          <w:sz w:val="24"/>
        </w:rPr>
        <w:t xml:space="preserve">” in partial </w:t>
      </w:r>
      <w:r w:rsidR="000F7E03">
        <w:rPr>
          <w:rFonts w:ascii="Times New Roman" w:hAnsi="Times New Roman" w:cs="Times New Roman"/>
          <w:sz w:val="24"/>
        </w:rPr>
        <w:t>fulfilment</w:t>
      </w:r>
      <w:r w:rsidRPr="00BC67E2">
        <w:rPr>
          <w:rFonts w:ascii="Times New Roman" w:hAnsi="Times New Roman" w:cs="Times New Roman"/>
          <w:sz w:val="24"/>
        </w:rPr>
        <w:t xml:space="preserve"> of</w:t>
      </w:r>
      <w:r w:rsidRPr="00BC67E2">
        <w:rPr>
          <w:rFonts w:ascii="Times New Roman" w:hAnsi="Times New Roman" w:cs="Times New Roman"/>
          <w:spacing w:val="1"/>
          <w:sz w:val="24"/>
        </w:rPr>
        <w:t xml:space="preserve"> </w:t>
      </w:r>
      <w:r w:rsidRPr="00BC67E2">
        <w:rPr>
          <w:rFonts w:ascii="Times New Roman" w:hAnsi="Times New Roman" w:cs="Times New Roman"/>
          <w:sz w:val="24"/>
        </w:rPr>
        <w:t>the</w:t>
      </w:r>
      <w:r w:rsidRPr="00BC67E2">
        <w:rPr>
          <w:rFonts w:ascii="Times New Roman" w:hAnsi="Times New Roman" w:cs="Times New Roman"/>
          <w:spacing w:val="1"/>
          <w:sz w:val="24"/>
        </w:rPr>
        <w:t xml:space="preserve"> </w:t>
      </w:r>
      <w:r w:rsidRPr="00BC67E2">
        <w:rPr>
          <w:rFonts w:ascii="Times New Roman" w:hAnsi="Times New Roman" w:cs="Times New Roman"/>
          <w:sz w:val="24"/>
        </w:rPr>
        <w:t>requirements</w:t>
      </w:r>
      <w:r w:rsidRPr="00BC67E2">
        <w:rPr>
          <w:rFonts w:ascii="Times New Roman" w:hAnsi="Times New Roman" w:cs="Times New Roman"/>
          <w:spacing w:val="1"/>
          <w:sz w:val="24"/>
        </w:rPr>
        <w:t xml:space="preserve"> </w:t>
      </w:r>
      <w:r w:rsidRPr="00BC67E2">
        <w:rPr>
          <w:rFonts w:ascii="Times New Roman" w:hAnsi="Times New Roman" w:cs="Times New Roman"/>
          <w:sz w:val="24"/>
        </w:rPr>
        <w:t>for</w:t>
      </w:r>
      <w:r w:rsidRPr="00BC67E2">
        <w:rPr>
          <w:rFonts w:ascii="Times New Roman" w:hAnsi="Times New Roman" w:cs="Times New Roman"/>
          <w:spacing w:val="1"/>
          <w:sz w:val="24"/>
        </w:rPr>
        <w:t xml:space="preserve"> </w:t>
      </w:r>
      <w:r w:rsidRPr="00BC67E2">
        <w:rPr>
          <w:rFonts w:ascii="Times New Roman" w:hAnsi="Times New Roman" w:cs="Times New Roman"/>
          <w:sz w:val="24"/>
        </w:rPr>
        <w:t>the</w:t>
      </w:r>
      <w:r w:rsidRPr="00BC67E2">
        <w:rPr>
          <w:rFonts w:ascii="Times New Roman" w:hAnsi="Times New Roman" w:cs="Times New Roman"/>
          <w:spacing w:val="1"/>
          <w:sz w:val="24"/>
        </w:rPr>
        <w:t xml:space="preserve"> </w:t>
      </w:r>
      <w:r w:rsidRPr="00BC67E2">
        <w:rPr>
          <w:rFonts w:ascii="Times New Roman" w:hAnsi="Times New Roman" w:cs="Times New Roman"/>
          <w:sz w:val="24"/>
        </w:rPr>
        <w:t>award</w:t>
      </w:r>
      <w:r w:rsidRPr="00BC67E2">
        <w:rPr>
          <w:rFonts w:ascii="Times New Roman" w:hAnsi="Times New Roman" w:cs="Times New Roman"/>
          <w:spacing w:val="1"/>
          <w:sz w:val="24"/>
        </w:rPr>
        <w:t xml:space="preserve"> </w:t>
      </w:r>
      <w:r w:rsidRPr="00BC67E2">
        <w:rPr>
          <w:rFonts w:ascii="Times New Roman" w:hAnsi="Times New Roman" w:cs="Times New Roman"/>
          <w:sz w:val="24"/>
        </w:rPr>
        <w:t>of</w:t>
      </w:r>
      <w:r w:rsidRPr="00BC67E2">
        <w:rPr>
          <w:rFonts w:ascii="Times New Roman" w:hAnsi="Times New Roman" w:cs="Times New Roman"/>
          <w:spacing w:val="1"/>
          <w:sz w:val="24"/>
        </w:rPr>
        <w:t xml:space="preserve"> </w:t>
      </w:r>
      <w:r w:rsidRPr="00BC67E2">
        <w:rPr>
          <w:rFonts w:ascii="Times New Roman" w:hAnsi="Times New Roman" w:cs="Times New Roman"/>
          <w:sz w:val="24"/>
        </w:rPr>
        <w:t>the</w:t>
      </w:r>
      <w:r w:rsidRPr="00BC67E2">
        <w:rPr>
          <w:rFonts w:ascii="Times New Roman" w:hAnsi="Times New Roman" w:cs="Times New Roman"/>
          <w:spacing w:val="1"/>
          <w:sz w:val="24"/>
        </w:rPr>
        <w:t xml:space="preserve"> </w:t>
      </w:r>
      <w:r w:rsidRPr="00BC67E2">
        <w:rPr>
          <w:rFonts w:ascii="Times New Roman" w:hAnsi="Times New Roman" w:cs="Times New Roman"/>
          <w:sz w:val="24"/>
        </w:rPr>
        <w:t>degree</w:t>
      </w:r>
      <w:r w:rsidRPr="00BC67E2">
        <w:rPr>
          <w:rFonts w:ascii="Times New Roman" w:hAnsi="Times New Roman" w:cs="Times New Roman"/>
          <w:spacing w:val="1"/>
          <w:sz w:val="24"/>
        </w:rPr>
        <w:t xml:space="preserve"> </w:t>
      </w:r>
      <w:r w:rsidRPr="00BC67E2">
        <w:rPr>
          <w:rFonts w:ascii="Times New Roman" w:hAnsi="Times New Roman" w:cs="Times New Roman"/>
          <w:sz w:val="24"/>
        </w:rPr>
        <w:t>of</w:t>
      </w:r>
      <w:r w:rsidRPr="00BC67E2">
        <w:rPr>
          <w:rFonts w:ascii="Times New Roman" w:hAnsi="Times New Roman" w:cs="Times New Roman"/>
          <w:spacing w:val="1"/>
          <w:sz w:val="24"/>
        </w:rPr>
        <w:t xml:space="preserve"> </w:t>
      </w:r>
      <w:r w:rsidRPr="00BC67E2">
        <w:rPr>
          <w:rFonts w:ascii="Times New Roman" w:hAnsi="Times New Roman" w:cs="Times New Roman"/>
          <w:b/>
          <w:sz w:val="24"/>
        </w:rPr>
        <w:t>Master</w:t>
      </w:r>
      <w:r w:rsidRPr="00BC67E2">
        <w:rPr>
          <w:rFonts w:ascii="Times New Roman" w:hAnsi="Times New Roman" w:cs="Times New Roman"/>
          <w:b/>
          <w:spacing w:val="1"/>
          <w:sz w:val="24"/>
        </w:rPr>
        <w:t xml:space="preserve"> </w:t>
      </w:r>
      <w:r w:rsidRPr="00BC67E2">
        <w:rPr>
          <w:rFonts w:ascii="Times New Roman" w:hAnsi="Times New Roman" w:cs="Times New Roman"/>
          <w:b/>
          <w:sz w:val="24"/>
        </w:rPr>
        <w:t>in</w:t>
      </w:r>
      <w:r w:rsidRPr="00BC67E2">
        <w:rPr>
          <w:rFonts w:ascii="Times New Roman" w:hAnsi="Times New Roman" w:cs="Times New Roman"/>
          <w:b/>
          <w:spacing w:val="1"/>
          <w:sz w:val="24"/>
        </w:rPr>
        <w:t xml:space="preserve"> </w:t>
      </w:r>
      <w:r w:rsidRPr="00BC67E2">
        <w:rPr>
          <w:rFonts w:ascii="Times New Roman" w:hAnsi="Times New Roman" w:cs="Times New Roman"/>
          <w:b/>
          <w:sz w:val="24"/>
        </w:rPr>
        <w:t>Computer</w:t>
      </w:r>
      <w:r w:rsidRPr="00BC67E2">
        <w:rPr>
          <w:rFonts w:ascii="Times New Roman" w:hAnsi="Times New Roman" w:cs="Times New Roman"/>
          <w:b/>
          <w:spacing w:val="1"/>
          <w:sz w:val="24"/>
        </w:rPr>
        <w:t xml:space="preserve"> </w:t>
      </w:r>
      <w:r w:rsidRPr="00BC67E2">
        <w:rPr>
          <w:rFonts w:ascii="Times New Roman" w:hAnsi="Times New Roman" w:cs="Times New Roman"/>
          <w:b/>
          <w:sz w:val="24"/>
        </w:rPr>
        <w:t>Applications</w:t>
      </w:r>
      <w:r w:rsidRPr="00BC67E2">
        <w:rPr>
          <w:rFonts w:ascii="Times New Roman" w:hAnsi="Times New Roman" w:cs="Times New Roman"/>
          <w:b/>
          <w:spacing w:val="-1"/>
          <w:sz w:val="24"/>
        </w:rPr>
        <w:t xml:space="preserve"> </w:t>
      </w:r>
      <w:r w:rsidRPr="00BC67E2">
        <w:rPr>
          <w:rFonts w:ascii="Times New Roman" w:hAnsi="Times New Roman" w:cs="Times New Roman"/>
          <w:b/>
          <w:sz w:val="24"/>
        </w:rPr>
        <w:t>at Bharati</w:t>
      </w:r>
    </w:p>
    <w:p w14:paraId="359B6C41" w14:textId="7217BC9B" w:rsidR="003A62A9" w:rsidRPr="00BC67E2" w:rsidRDefault="006A2763" w:rsidP="00AB4C51">
      <w:pPr>
        <w:spacing w:before="30" w:line="362" w:lineRule="auto"/>
        <w:ind w:left="-454" w:right="385"/>
        <w:jc w:val="both"/>
        <w:rPr>
          <w:rFonts w:ascii="Times New Roman" w:hAnsi="Times New Roman" w:cs="Times New Roman"/>
          <w:sz w:val="24"/>
        </w:rPr>
      </w:pPr>
      <w:r w:rsidRPr="00BC67E2">
        <w:rPr>
          <w:rFonts w:ascii="Times New Roman" w:hAnsi="Times New Roman" w:cs="Times New Roman"/>
          <w:b/>
          <w:sz w:val="24"/>
        </w:rPr>
        <w:t>Vidyapeeth’s Institute of Computer Applications and Management</w:t>
      </w:r>
      <w:r w:rsidRPr="00BC67E2">
        <w:rPr>
          <w:rFonts w:ascii="Times New Roman" w:hAnsi="Times New Roman" w:cs="Times New Roman"/>
          <w:b/>
          <w:spacing w:val="1"/>
          <w:sz w:val="24"/>
        </w:rPr>
        <w:t xml:space="preserve"> </w:t>
      </w:r>
      <w:r w:rsidRPr="00BC67E2">
        <w:rPr>
          <w:rFonts w:ascii="Times New Roman" w:hAnsi="Times New Roman" w:cs="Times New Roman"/>
          <w:b/>
          <w:sz w:val="24"/>
        </w:rPr>
        <w:t xml:space="preserve">(BVICAM), New Delhi </w:t>
      </w:r>
      <w:r w:rsidRPr="00BC67E2">
        <w:rPr>
          <w:rFonts w:ascii="Times New Roman" w:hAnsi="Times New Roman" w:cs="Times New Roman"/>
          <w:sz w:val="24"/>
        </w:rPr>
        <w:t>is an authentic record of my work carried out</w:t>
      </w:r>
      <w:r w:rsidRPr="00BC67E2">
        <w:rPr>
          <w:rFonts w:ascii="Times New Roman" w:hAnsi="Times New Roman" w:cs="Times New Roman"/>
          <w:spacing w:val="1"/>
          <w:sz w:val="24"/>
        </w:rPr>
        <w:t xml:space="preserve"> </w:t>
      </w:r>
      <w:r w:rsidRPr="00BC67E2">
        <w:rPr>
          <w:rFonts w:ascii="Times New Roman" w:hAnsi="Times New Roman" w:cs="Times New Roman"/>
          <w:sz w:val="24"/>
        </w:rPr>
        <w:t>during</w:t>
      </w:r>
      <w:r w:rsidRPr="00BC67E2">
        <w:rPr>
          <w:rFonts w:ascii="Times New Roman" w:hAnsi="Times New Roman" w:cs="Times New Roman"/>
          <w:spacing w:val="-3"/>
          <w:sz w:val="24"/>
        </w:rPr>
        <w:t xml:space="preserve"> </w:t>
      </w:r>
      <w:r w:rsidRPr="00BC67E2">
        <w:rPr>
          <w:rFonts w:ascii="Times New Roman" w:hAnsi="Times New Roman" w:cs="Times New Roman"/>
          <w:sz w:val="24"/>
        </w:rPr>
        <w:t>the</w:t>
      </w:r>
      <w:r w:rsidRPr="00BC67E2">
        <w:rPr>
          <w:rFonts w:ascii="Times New Roman" w:hAnsi="Times New Roman" w:cs="Times New Roman"/>
          <w:spacing w:val="-5"/>
          <w:sz w:val="24"/>
        </w:rPr>
        <w:t xml:space="preserve"> </w:t>
      </w:r>
      <w:r w:rsidRPr="00BC67E2">
        <w:rPr>
          <w:rFonts w:ascii="Times New Roman" w:hAnsi="Times New Roman" w:cs="Times New Roman"/>
          <w:sz w:val="24"/>
        </w:rPr>
        <w:t>period</w:t>
      </w:r>
      <w:r w:rsidRPr="00BC67E2">
        <w:rPr>
          <w:rFonts w:ascii="Times New Roman" w:hAnsi="Times New Roman" w:cs="Times New Roman"/>
          <w:spacing w:val="-14"/>
          <w:sz w:val="24"/>
        </w:rPr>
        <w:t xml:space="preserve"> </w:t>
      </w:r>
      <w:r w:rsidRPr="00BC67E2">
        <w:rPr>
          <w:rFonts w:ascii="Times New Roman" w:hAnsi="Times New Roman" w:cs="Times New Roman"/>
          <w:sz w:val="24"/>
        </w:rPr>
        <w:t>August</w:t>
      </w:r>
      <w:r w:rsidRPr="00BC67E2">
        <w:rPr>
          <w:rFonts w:ascii="Times New Roman" w:hAnsi="Times New Roman" w:cs="Times New Roman"/>
          <w:spacing w:val="-2"/>
          <w:sz w:val="24"/>
        </w:rPr>
        <w:t xml:space="preserve"> </w:t>
      </w:r>
      <w:r w:rsidRPr="00BC67E2">
        <w:rPr>
          <w:rFonts w:ascii="Times New Roman" w:hAnsi="Times New Roman" w:cs="Times New Roman"/>
          <w:sz w:val="24"/>
        </w:rPr>
        <w:t>2023</w:t>
      </w:r>
      <w:r w:rsidRPr="00BC67E2">
        <w:rPr>
          <w:rFonts w:ascii="Times New Roman" w:hAnsi="Times New Roman" w:cs="Times New Roman"/>
          <w:spacing w:val="-1"/>
          <w:sz w:val="24"/>
        </w:rPr>
        <w:t xml:space="preserve"> </w:t>
      </w:r>
      <w:r w:rsidRPr="00BC67E2">
        <w:rPr>
          <w:rFonts w:ascii="Times New Roman" w:hAnsi="Times New Roman" w:cs="Times New Roman"/>
          <w:sz w:val="24"/>
        </w:rPr>
        <w:t>to</w:t>
      </w:r>
      <w:r w:rsidRPr="00BC67E2">
        <w:rPr>
          <w:rFonts w:ascii="Times New Roman" w:hAnsi="Times New Roman" w:cs="Times New Roman"/>
          <w:spacing w:val="-2"/>
          <w:sz w:val="24"/>
        </w:rPr>
        <w:t xml:space="preserve"> </w:t>
      </w:r>
      <w:r w:rsidRPr="00BC67E2">
        <w:rPr>
          <w:rFonts w:ascii="Times New Roman" w:hAnsi="Times New Roman" w:cs="Times New Roman"/>
          <w:sz w:val="24"/>
        </w:rPr>
        <w:t>November</w:t>
      </w:r>
      <w:r w:rsidRPr="00BC67E2">
        <w:rPr>
          <w:rFonts w:ascii="Times New Roman" w:hAnsi="Times New Roman" w:cs="Times New Roman"/>
          <w:spacing w:val="-2"/>
          <w:sz w:val="24"/>
        </w:rPr>
        <w:t xml:space="preserve"> </w:t>
      </w:r>
      <w:r w:rsidRPr="00BC67E2">
        <w:rPr>
          <w:rFonts w:ascii="Times New Roman" w:hAnsi="Times New Roman" w:cs="Times New Roman"/>
          <w:sz w:val="24"/>
        </w:rPr>
        <w:t>2023</w:t>
      </w:r>
      <w:r w:rsidRPr="00BC67E2">
        <w:rPr>
          <w:rFonts w:ascii="Times New Roman" w:hAnsi="Times New Roman" w:cs="Times New Roman"/>
          <w:spacing w:val="-5"/>
          <w:sz w:val="24"/>
        </w:rPr>
        <w:t xml:space="preserve"> </w:t>
      </w:r>
      <w:r w:rsidRPr="00BC67E2">
        <w:rPr>
          <w:rFonts w:ascii="Times New Roman" w:hAnsi="Times New Roman" w:cs="Times New Roman"/>
          <w:sz w:val="24"/>
        </w:rPr>
        <w:t>under</w:t>
      </w:r>
      <w:r w:rsidRPr="00BC67E2">
        <w:rPr>
          <w:rFonts w:ascii="Times New Roman" w:hAnsi="Times New Roman" w:cs="Times New Roman"/>
          <w:spacing w:val="-3"/>
          <w:sz w:val="24"/>
        </w:rPr>
        <w:t xml:space="preserve"> </w:t>
      </w:r>
      <w:r w:rsidRPr="00BC67E2">
        <w:rPr>
          <w:rFonts w:ascii="Times New Roman" w:hAnsi="Times New Roman" w:cs="Times New Roman"/>
          <w:sz w:val="24"/>
        </w:rPr>
        <w:t>the</w:t>
      </w:r>
      <w:r w:rsidRPr="00BC67E2">
        <w:rPr>
          <w:rFonts w:ascii="Times New Roman" w:hAnsi="Times New Roman" w:cs="Times New Roman"/>
          <w:spacing w:val="-3"/>
          <w:sz w:val="24"/>
        </w:rPr>
        <w:t xml:space="preserve"> </w:t>
      </w:r>
      <w:r w:rsidRPr="00BC67E2">
        <w:rPr>
          <w:rFonts w:ascii="Times New Roman" w:hAnsi="Times New Roman" w:cs="Times New Roman"/>
          <w:sz w:val="24"/>
        </w:rPr>
        <w:t>supervision</w:t>
      </w:r>
      <w:r w:rsidRPr="00BC67E2">
        <w:rPr>
          <w:rFonts w:ascii="Times New Roman" w:hAnsi="Times New Roman" w:cs="Times New Roman"/>
          <w:spacing w:val="-1"/>
          <w:sz w:val="24"/>
        </w:rPr>
        <w:t xml:space="preserve"> </w:t>
      </w:r>
      <w:r w:rsidRPr="00BC67E2">
        <w:rPr>
          <w:rFonts w:ascii="Times New Roman" w:hAnsi="Times New Roman" w:cs="Times New Roman"/>
          <w:sz w:val="24"/>
        </w:rPr>
        <w:t>and</w:t>
      </w:r>
      <w:r w:rsidRPr="00BC67E2">
        <w:rPr>
          <w:rFonts w:ascii="Times New Roman" w:hAnsi="Times New Roman" w:cs="Times New Roman"/>
          <w:spacing w:val="-64"/>
          <w:sz w:val="24"/>
        </w:rPr>
        <w:t xml:space="preserve"> </w:t>
      </w:r>
      <w:r w:rsidRPr="00BC67E2">
        <w:rPr>
          <w:rFonts w:ascii="Times New Roman" w:hAnsi="Times New Roman" w:cs="Times New Roman"/>
          <w:sz w:val="24"/>
        </w:rPr>
        <w:t>guidance</w:t>
      </w:r>
      <w:r w:rsidRPr="00BC67E2">
        <w:rPr>
          <w:rFonts w:ascii="Times New Roman" w:hAnsi="Times New Roman" w:cs="Times New Roman"/>
          <w:spacing w:val="-3"/>
          <w:sz w:val="24"/>
        </w:rPr>
        <w:t xml:space="preserve"> </w:t>
      </w:r>
      <w:r w:rsidRPr="00BC67E2">
        <w:rPr>
          <w:rFonts w:ascii="Times New Roman" w:hAnsi="Times New Roman" w:cs="Times New Roman"/>
          <w:sz w:val="24"/>
        </w:rPr>
        <w:t>of Dr.</w:t>
      </w:r>
      <w:r w:rsidRPr="00BC67E2">
        <w:rPr>
          <w:rFonts w:ascii="Times New Roman" w:hAnsi="Times New Roman" w:cs="Times New Roman"/>
          <w:spacing w:val="2"/>
          <w:sz w:val="24"/>
        </w:rPr>
        <w:t xml:space="preserve"> </w:t>
      </w:r>
      <w:r w:rsidRPr="00BC67E2">
        <w:rPr>
          <w:rFonts w:ascii="Times New Roman" w:hAnsi="Times New Roman" w:cs="Times New Roman"/>
          <w:sz w:val="24"/>
        </w:rPr>
        <w:t>Saumya</w:t>
      </w:r>
      <w:r w:rsidRPr="00BC67E2">
        <w:rPr>
          <w:rFonts w:ascii="Times New Roman" w:hAnsi="Times New Roman" w:cs="Times New Roman"/>
          <w:spacing w:val="1"/>
          <w:sz w:val="24"/>
        </w:rPr>
        <w:t xml:space="preserve"> </w:t>
      </w:r>
      <w:r w:rsidRPr="00BC67E2">
        <w:rPr>
          <w:rFonts w:ascii="Times New Roman" w:hAnsi="Times New Roman" w:cs="Times New Roman"/>
          <w:sz w:val="24"/>
        </w:rPr>
        <w:t>Bansal</w:t>
      </w:r>
      <w:r w:rsidRPr="00BC67E2">
        <w:rPr>
          <w:rFonts w:ascii="Times New Roman" w:hAnsi="Times New Roman" w:cs="Times New Roman"/>
          <w:spacing w:val="-1"/>
          <w:sz w:val="24"/>
        </w:rPr>
        <w:t xml:space="preserve"> </w:t>
      </w:r>
      <w:r w:rsidRPr="00BC67E2">
        <w:rPr>
          <w:rFonts w:ascii="Times New Roman" w:hAnsi="Times New Roman" w:cs="Times New Roman"/>
          <w:b/>
          <w:sz w:val="24"/>
        </w:rPr>
        <w:t>(</w:t>
      </w:r>
      <w:r w:rsidR="00BC67E2" w:rsidRPr="00BC67E2">
        <w:rPr>
          <w:rFonts w:ascii="Times New Roman" w:hAnsi="Times New Roman" w:cs="Times New Roman"/>
          <w:b/>
          <w:sz w:val="24"/>
        </w:rPr>
        <w:t xml:space="preserve">Assistant </w:t>
      </w:r>
      <w:r w:rsidRPr="00BC67E2">
        <w:rPr>
          <w:rFonts w:ascii="Times New Roman" w:hAnsi="Times New Roman" w:cs="Times New Roman"/>
          <w:b/>
          <w:sz w:val="24"/>
        </w:rPr>
        <w:t>Professor,</w:t>
      </w:r>
      <w:r w:rsidRPr="00BC67E2">
        <w:rPr>
          <w:rFonts w:ascii="Times New Roman" w:hAnsi="Times New Roman" w:cs="Times New Roman"/>
          <w:b/>
          <w:spacing w:val="-2"/>
          <w:sz w:val="24"/>
        </w:rPr>
        <w:t xml:space="preserve"> </w:t>
      </w:r>
      <w:r w:rsidRPr="00BC67E2">
        <w:rPr>
          <w:rFonts w:ascii="Times New Roman" w:hAnsi="Times New Roman" w:cs="Times New Roman"/>
          <w:b/>
          <w:sz w:val="24"/>
        </w:rPr>
        <w:t>BVICAM)</w:t>
      </w:r>
      <w:r w:rsidRPr="00BC67E2">
        <w:rPr>
          <w:rFonts w:ascii="Times New Roman" w:hAnsi="Times New Roman" w:cs="Times New Roman"/>
          <w:sz w:val="24"/>
        </w:rPr>
        <w:t>.</w:t>
      </w:r>
    </w:p>
    <w:p w14:paraId="2694BF99" w14:textId="47BC2CC8" w:rsidR="003A62A9" w:rsidRPr="00BC67E2" w:rsidRDefault="006A2763" w:rsidP="00AB4C51">
      <w:pPr>
        <w:spacing w:before="30" w:line="362" w:lineRule="auto"/>
        <w:ind w:left="-454" w:right="391" w:hanging="10"/>
        <w:jc w:val="both"/>
        <w:rPr>
          <w:rFonts w:ascii="Times New Roman" w:hAnsi="Times New Roman" w:cs="Times New Roman"/>
          <w:spacing w:val="32"/>
          <w:sz w:val="24"/>
        </w:rPr>
      </w:pPr>
      <w:r w:rsidRPr="00BC67E2">
        <w:rPr>
          <w:rFonts w:ascii="Times New Roman" w:hAnsi="Times New Roman" w:cs="Times New Roman"/>
          <w:sz w:val="24"/>
        </w:rPr>
        <w:t>I</w:t>
      </w:r>
      <w:r w:rsidRPr="00BC67E2">
        <w:rPr>
          <w:rFonts w:ascii="Times New Roman" w:hAnsi="Times New Roman" w:cs="Times New Roman"/>
          <w:spacing w:val="32"/>
          <w:sz w:val="24"/>
        </w:rPr>
        <w:t xml:space="preserve"> </w:t>
      </w:r>
      <w:r w:rsidRPr="00BC67E2">
        <w:rPr>
          <w:rFonts w:ascii="Times New Roman" w:hAnsi="Times New Roman" w:cs="Times New Roman"/>
          <w:sz w:val="24"/>
        </w:rPr>
        <w:t>have</w:t>
      </w:r>
      <w:r w:rsidRPr="00BC67E2">
        <w:rPr>
          <w:rFonts w:ascii="Times New Roman" w:hAnsi="Times New Roman" w:cs="Times New Roman"/>
          <w:spacing w:val="30"/>
          <w:sz w:val="24"/>
        </w:rPr>
        <w:t xml:space="preserve"> </w:t>
      </w:r>
      <w:r w:rsidRPr="00BC67E2">
        <w:rPr>
          <w:rFonts w:ascii="Times New Roman" w:hAnsi="Times New Roman" w:cs="Times New Roman"/>
          <w:sz w:val="24"/>
        </w:rPr>
        <w:t>not</w:t>
      </w:r>
      <w:r w:rsidRPr="00BC67E2">
        <w:rPr>
          <w:rFonts w:ascii="Times New Roman" w:hAnsi="Times New Roman" w:cs="Times New Roman"/>
          <w:spacing w:val="29"/>
          <w:sz w:val="24"/>
        </w:rPr>
        <w:t xml:space="preserve"> </w:t>
      </w:r>
      <w:r w:rsidRPr="00BC67E2">
        <w:rPr>
          <w:rFonts w:ascii="Times New Roman" w:hAnsi="Times New Roman" w:cs="Times New Roman"/>
          <w:sz w:val="24"/>
        </w:rPr>
        <w:t>submitted</w:t>
      </w:r>
      <w:r w:rsidRPr="00BC67E2">
        <w:rPr>
          <w:rFonts w:ascii="Times New Roman" w:hAnsi="Times New Roman" w:cs="Times New Roman"/>
          <w:spacing w:val="31"/>
          <w:sz w:val="24"/>
        </w:rPr>
        <w:t xml:space="preserve"> </w:t>
      </w:r>
      <w:r w:rsidRPr="00BC67E2">
        <w:rPr>
          <w:rFonts w:ascii="Times New Roman" w:hAnsi="Times New Roman" w:cs="Times New Roman"/>
          <w:sz w:val="24"/>
        </w:rPr>
        <w:t>the</w:t>
      </w:r>
      <w:r w:rsidRPr="00BC67E2">
        <w:rPr>
          <w:rFonts w:ascii="Times New Roman" w:hAnsi="Times New Roman" w:cs="Times New Roman"/>
          <w:spacing w:val="30"/>
          <w:sz w:val="24"/>
        </w:rPr>
        <w:t xml:space="preserve"> </w:t>
      </w:r>
      <w:r w:rsidRPr="00BC67E2">
        <w:rPr>
          <w:rFonts w:ascii="Times New Roman" w:hAnsi="Times New Roman" w:cs="Times New Roman"/>
          <w:sz w:val="24"/>
        </w:rPr>
        <w:t>matter</w:t>
      </w:r>
      <w:r w:rsidRPr="00BC67E2">
        <w:rPr>
          <w:rFonts w:ascii="Times New Roman" w:hAnsi="Times New Roman" w:cs="Times New Roman"/>
          <w:spacing w:val="28"/>
          <w:sz w:val="24"/>
        </w:rPr>
        <w:t xml:space="preserve"> </w:t>
      </w:r>
      <w:r w:rsidRPr="00BC67E2">
        <w:rPr>
          <w:rFonts w:ascii="Times New Roman" w:hAnsi="Times New Roman" w:cs="Times New Roman"/>
          <w:sz w:val="24"/>
        </w:rPr>
        <w:t>embodied</w:t>
      </w:r>
      <w:r w:rsidRPr="00BC67E2">
        <w:rPr>
          <w:rFonts w:ascii="Times New Roman" w:hAnsi="Times New Roman" w:cs="Times New Roman"/>
          <w:spacing w:val="31"/>
          <w:sz w:val="24"/>
        </w:rPr>
        <w:t xml:space="preserve"> </w:t>
      </w:r>
      <w:r w:rsidRPr="00BC67E2">
        <w:rPr>
          <w:rFonts w:ascii="Times New Roman" w:hAnsi="Times New Roman" w:cs="Times New Roman"/>
          <w:sz w:val="24"/>
        </w:rPr>
        <w:t>in</w:t>
      </w:r>
      <w:r w:rsidRPr="00BC67E2">
        <w:rPr>
          <w:rFonts w:ascii="Times New Roman" w:hAnsi="Times New Roman" w:cs="Times New Roman"/>
          <w:spacing w:val="32"/>
          <w:sz w:val="24"/>
        </w:rPr>
        <w:t xml:space="preserve"> </w:t>
      </w:r>
      <w:r w:rsidRPr="00BC67E2">
        <w:rPr>
          <w:rFonts w:ascii="Times New Roman" w:hAnsi="Times New Roman" w:cs="Times New Roman"/>
          <w:sz w:val="24"/>
        </w:rPr>
        <w:t>this</w:t>
      </w:r>
      <w:r w:rsidRPr="00BC67E2">
        <w:rPr>
          <w:rFonts w:ascii="Times New Roman" w:hAnsi="Times New Roman" w:cs="Times New Roman"/>
          <w:spacing w:val="29"/>
          <w:sz w:val="24"/>
        </w:rPr>
        <w:t xml:space="preserve"> </w:t>
      </w:r>
      <w:r w:rsidRPr="00BC67E2">
        <w:rPr>
          <w:rFonts w:ascii="Times New Roman" w:hAnsi="Times New Roman" w:cs="Times New Roman"/>
          <w:sz w:val="24"/>
        </w:rPr>
        <w:t>project</w:t>
      </w:r>
      <w:r w:rsidRPr="00BC67E2">
        <w:rPr>
          <w:rFonts w:ascii="Times New Roman" w:hAnsi="Times New Roman" w:cs="Times New Roman"/>
          <w:spacing w:val="32"/>
          <w:sz w:val="24"/>
        </w:rPr>
        <w:t xml:space="preserve"> </w:t>
      </w:r>
      <w:r w:rsidRPr="00BC67E2">
        <w:rPr>
          <w:rFonts w:ascii="Times New Roman" w:hAnsi="Times New Roman" w:cs="Times New Roman"/>
          <w:sz w:val="24"/>
        </w:rPr>
        <w:t>work</w:t>
      </w:r>
      <w:r w:rsidRPr="00BC67E2">
        <w:rPr>
          <w:rFonts w:ascii="Times New Roman" w:hAnsi="Times New Roman" w:cs="Times New Roman"/>
          <w:spacing w:val="30"/>
          <w:sz w:val="24"/>
        </w:rPr>
        <w:t xml:space="preserve"> </w:t>
      </w:r>
      <w:r w:rsidRPr="00BC67E2">
        <w:rPr>
          <w:rFonts w:ascii="Times New Roman" w:hAnsi="Times New Roman" w:cs="Times New Roman"/>
          <w:sz w:val="24"/>
        </w:rPr>
        <w:t>anywher</w:t>
      </w:r>
      <w:r w:rsidR="00FC1442" w:rsidRPr="00BC67E2">
        <w:rPr>
          <w:rFonts w:ascii="Times New Roman" w:hAnsi="Times New Roman" w:cs="Times New Roman"/>
          <w:sz w:val="24"/>
        </w:rPr>
        <w:t xml:space="preserve">e </w:t>
      </w:r>
      <w:r w:rsidRPr="00BC67E2">
        <w:rPr>
          <w:rFonts w:ascii="Times New Roman" w:hAnsi="Times New Roman" w:cs="Times New Roman"/>
          <w:sz w:val="24"/>
        </w:rPr>
        <w:t>for</w:t>
      </w:r>
      <w:r w:rsidR="00FC1442" w:rsidRPr="00BC67E2">
        <w:rPr>
          <w:rFonts w:ascii="Times New Roman" w:hAnsi="Times New Roman" w:cs="Times New Roman"/>
          <w:sz w:val="24"/>
        </w:rPr>
        <w:t xml:space="preserve"> </w:t>
      </w:r>
      <w:r w:rsidR="00487DAD">
        <w:rPr>
          <w:rFonts w:ascii="Times New Roman" w:hAnsi="Times New Roman" w:cs="Times New Roman"/>
          <w:sz w:val="24"/>
        </w:rPr>
        <w:t>any degree or diploma award</w:t>
      </w:r>
      <w:r w:rsidRPr="00BC67E2">
        <w:rPr>
          <w:rFonts w:ascii="Times New Roman" w:hAnsi="Times New Roman" w:cs="Times New Roman"/>
          <w:sz w:val="24"/>
        </w:rPr>
        <w:t>.</w:t>
      </w:r>
    </w:p>
    <w:p w14:paraId="33871D16" w14:textId="77777777" w:rsidR="003A62A9" w:rsidRDefault="003A62A9" w:rsidP="002058CD">
      <w:pPr>
        <w:pStyle w:val="BodyText"/>
        <w:ind w:left="-454"/>
        <w:jc w:val="both"/>
        <w:rPr>
          <w:sz w:val="26"/>
        </w:rPr>
      </w:pPr>
    </w:p>
    <w:p w14:paraId="617399ED" w14:textId="77777777" w:rsidR="003A62A9" w:rsidRDefault="003A62A9" w:rsidP="002058CD">
      <w:pPr>
        <w:pStyle w:val="BodyText"/>
        <w:spacing w:before="3"/>
        <w:ind w:left="-454"/>
        <w:rPr>
          <w:sz w:val="32"/>
        </w:rPr>
      </w:pPr>
    </w:p>
    <w:p w14:paraId="2AE4F722" w14:textId="77777777" w:rsidR="003A62A9" w:rsidRPr="00BC67E2" w:rsidRDefault="006A2763" w:rsidP="002058CD">
      <w:pPr>
        <w:ind w:left="-454" w:right="116"/>
        <w:jc w:val="right"/>
        <w:rPr>
          <w:rFonts w:ascii="Times New Roman" w:hAnsi="Times New Roman" w:cs="Times New Roman"/>
          <w:b/>
          <w:sz w:val="24"/>
        </w:rPr>
      </w:pPr>
      <w:r w:rsidRPr="00BC67E2">
        <w:rPr>
          <w:rFonts w:ascii="Times New Roman" w:hAnsi="Times New Roman" w:cs="Times New Roman"/>
          <w:b/>
          <w:spacing w:val="-1"/>
          <w:sz w:val="24"/>
        </w:rPr>
        <w:t>Lakshay</w:t>
      </w:r>
      <w:r w:rsidRPr="00BC67E2">
        <w:rPr>
          <w:rFonts w:ascii="Times New Roman" w:hAnsi="Times New Roman" w:cs="Times New Roman"/>
          <w:b/>
          <w:spacing w:val="-16"/>
          <w:sz w:val="24"/>
        </w:rPr>
        <w:t xml:space="preserve"> </w:t>
      </w:r>
      <w:r w:rsidRPr="00BC67E2">
        <w:rPr>
          <w:rFonts w:ascii="Times New Roman" w:hAnsi="Times New Roman" w:cs="Times New Roman"/>
          <w:b/>
          <w:spacing w:val="-1"/>
          <w:sz w:val="24"/>
        </w:rPr>
        <w:t>Rustagi</w:t>
      </w:r>
      <w:r w:rsidRPr="00BC67E2">
        <w:rPr>
          <w:rFonts w:ascii="Times New Roman" w:hAnsi="Times New Roman" w:cs="Times New Roman"/>
          <w:b/>
          <w:spacing w:val="26"/>
          <w:sz w:val="24"/>
        </w:rPr>
        <w:t xml:space="preserve"> </w:t>
      </w:r>
      <w:r w:rsidRPr="00BC67E2">
        <w:rPr>
          <w:rFonts w:ascii="Times New Roman" w:hAnsi="Times New Roman" w:cs="Times New Roman"/>
          <w:b/>
          <w:spacing w:val="-1"/>
          <w:sz w:val="24"/>
        </w:rPr>
        <w:t>(04111604422)</w:t>
      </w:r>
    </w:p>
    <w:p w14:paraId="2CE9AB9E" w14:textId="77777777" w:rsidR="003A62A9" w:rsidRPr="00BC67E2" w:rsidRDefault="003A62A9" w:rsidP="002058CD">
      <w:pPr>
        <w:pStyle w:val="BodyText"/>
        <w:spacing w:before="3"/>
        <w:ind w:left="-454"/>
        <w:jc w:val="right"/>
        <w:rPr>
          <w:rFonts w:ascii="Times New Roman" w:hAnsi="Times New Roman" w:cs="Times New Roman"/>
          <w:b/>
          <w:sz w:val="21"/>
        </w:rPr>
      </w:pPr>
    </w:p>
    <w:p w14:paraId="1B69A531" w14:textId="77777777" w:rsidR="003A62A9" w:rsidRPr="00BC67E2" w:rsidRDefault="006A2763" w:rsidP="002058CD">
      <w:pPr>
        <w:ind w:left="-454" w:right="110"/>
        <w:jc w:val="right"/>
        <w:rPr>
          <w:rFonts w:ascii="Times New Roman" w:hAnsi="Times New Roman" w:cs="Times New Roman"/>
          <w:b/>
          <w:sz w:val="24"/>
        </w:rPr>
      </w:pPr>
      <w:r w:rsidRPr="00BC67E2">
        <w:rPr>
          <w:rFonts w:ascii="Times New Roman" w:hAnsi="Times New Roman" w:cs="Times New Roman"/>
          <w:b/>
          <w:spacing w:val="-2"/>
          <w:sz w:val="24"/>
        </w:rPr>
        <w:t>Jyoti</w:t>
      </w:r>
      <w:r w:rsidRPr="00BC67E2">
        <w:rPr>
          <w:rFonts w:ascii="Times New Roman" w:hAnsi="Times New Roman" w:cs="Times New Roman"/>
          <w:b/>
          <w:spacing w:val="-14"/>
          <w:sz w:val="24"/>
        </w:rPr>
        <w:t xml:space="preserve"> </w:t>
      </w:r>
      <w:r w:rsidRPr="00BC67E2">
        <w:rPr>
          <w:rFonts w:ascii="Times New Roman" w:hAnsi="Times New Roman" w:cs="Times New Roman"/>
          <w:b/>
          <w:spacing w:val="-2"/>
          <w:sz w:val="24"/>
        </w:rPr>
        <w:t>Sharma</w:t>
      </w:r>
      <w:r w:rsidRPr="00BC67E2">
        <w:rPr>
          <w:rFonts w:ascii="Times New Roman" w:hAnsi="Times New Roman" w:cs="Times New Roman"/>
          <w:b/>
          <w:spacing w:val="-14"/>
          <w:sz w:val="24"/>
        </w:rPr>
        <w:t xml:space="preserve"> </w:t>
      </w:r>
      <w:r w:rsidRPr="00BC67E2">
        <w:rPr>
          <w:rFonts w:ascii="Times New Roman" w:hAnsi="Times New Roman" w:cs="Times New Roman"/>
          <w:b/>
          <w:spacing w:val="-1"/>
          <w:sz w:val="24"/>
        </w:rPr>
        <w:t>(36011604422)</w:t>
      </w:r>
    </w:p>
    <w:p w14:paraId="3EF305A5" w14:textId="77777777" w:rsidR="003A62A9" w:rsidRPr="00BC67E2" w:rsidRDefault="003A62A9" w:rsidP="002058CD">
      <w:pPr>
        <w:pStyle w:val="BodyText"/>
        <w:spacing w:before="1"/>
        <w:ind w:left="-454"/>
        <w:jc w:val="right"/>
        <w:rPr>
          <w:rFonts w:ascii="Times New Roman" w:hAnsi="Times New Roman" w:cs="Times New Roman"/>
          <w:b/>
          <w:sz w:val="21"/>
        </w:rPr>
      </w:pPr>
    </w:p>
    <w:p w14:paraId="0C2C514D" w14:textId="77777777" w:rsidR="003A62A9" w:rsidRPr="00BC67E2" w:rsidRDefault="006A2763" w:rsidP="002058CD">
      <w:pPr>
        <w:ind w:left="-454" w:right="112"/>
        <w:jc w:val="right"/>
        <w:rPr>
          <w:rFonts w:ascii="Times New Roman" w:hAnsi="Times New Roman" w:cs="Times New Roman"/>
          <w:b/>
          <w:sz w:val="24"/>
        </w:rPr>
      </w:pPr>
      <w:r w:rsidRPr="00BC67E2">
        <w:rPr>
          <w:rFonts w:ascii="Times New Roman" w:hAnsi="Times New Roman" w:cs="Times New Roman"/>
          <w:b/>
          <w:spacing w:val="-2"/>
          <w:sz w:val="24"/>
        </w:rPr>
        <w:t>Sanchit</w:t>
      </w:r>
      <w:r w:rsidRPr="00BC67E2">
        <w:rPr>
          <w:rFonts w:ascii="Times New Roman" w:hAnsi="Times New Roman" w:cs="Times New Roman"/>
          <w:b/>
          <w:spacing w:val="-14"/>
          <w:sz w:val="24"/>
        </w:rPr>
        <w:t xml:space="preserve"> </w:t>
      </w:r>
      <w:r w:rsidRPr="00BC67E2">
        <w:rPr>
          <w:rFonts w:ascii="Times New Roman" w:hAnsi="Times New Roman" w:cs="Times New Roman"/>
          <w:b/>
          <w:spacing w:val="-2"/>
          <w:sz w:val="24"/>
        </w:rPr>
        <w:t>Talreja</w:t>
      </w:r>
      <w:r w:rsidRPr="00BC67E2">
        <w:rPr>
          <w:rFonts w:ascii="Times New Roman" w:hAnsi="Times New Roman" w:cs="Times New Roman"/>
          <w:b/>
          <w:spacing w:val="-12"/>
          <w:sz w:val="24"/>
        </w:rPr>
        <w:t xml:space="preserve"> </w:t>
      </w:r>
      <w:r w:rsidRPr="00BC67E2">
        <w:rPr>
          <w:rFonts w:ascii="Times New Roman" w:hAnsi="Times New Roman" w:cs="Times New Roman"/>
          <w:b/>
          <w:spacing w:val="-1"/>
          <w:sz w:val="24"/>
        </w:rPr>
        <w:t>(35211604422)</w:t>
      </w:r>
    </w:p>
    <w:bookmarkEnd w:id="2"/>
    <w:p w14:paraId="1B37BFF5" w14:textId="77777777" w:rsidR="003A62A9" w:rsidRDefault="003A62A9">
      <w:pPr>
        <w:jc w:val="right"/>
        <w:rPr>
          <w:rFonts w:ascii="Arial"/>
          <w:sz w:val="24"/>
        </w:rPr>
        <w:sectPr w:rsidR="003A62A9" w:rsidSect="008E1917">
          <w:pgSz w:w="11900" w:h="16850"/>
          <w:pgMar w:top="1600" w:right="1040" w:bottom="960" w:left="1680" w:header="0" w:footer="762" w:gutter="0"/>
          <w:pgBorders w:offsetFrom="page">
            <w:top w:val="single" w:sz="4" w:space="24" w:color="auto"/>
            <w:left w:val="single" w:sz="4" w:space="24" w:color="auto"/>
            <w:bottom w:val="single" w:sz="4" w:space="24" w:color="auto"/>
            <w:right w:val="single" w:sz="4" w:space="24" w:color="auto"/>
          </w:pgBorders>
          <w:cols w:space="720"/>
        </w:sectPr>
      </w:pPr>
    </w:p>
    <w:p w14:paraId="44CBCA55" w14:textId="1715A0A4" w:rsidR="003A62A9" w:rsidRDefault="00CA33E0" w:rsidP="00BC67E2">
      <w:pPr>
        <w:pStyle w:val="Heading3"/>
        <w:spacing w:before="88"/>
        <w:ind w:left="0" w:right="226"/>
        <w:jc w:val="center"/>
        <w:rPr>
          <w:spacing w:val="-2"/>
        </w:rPr>
      </w:pPr>
      <w:r>
        <w:rPr>
          <w:noProof/>
        </w:rPr>
        <w:lastRenderedPageBreak/>
        <mc:AlternateContent>
          <mc:Choice Requires="wps">
            <w:drawing>
              <wp:anchor distT="0" distB="0" distL="114300" distR="114300" simplePos="0" relativeHeight="487420928" behindDoc="1" locked="0" layoutInCell="1" allowOverlap="1" wp14:anchorId="4EFC8D9B" wp14:editId="53985C31">
                <wp:simplePos x="0" y="0"/>
                <wp:positionH relativeFrom="page">
                  <wp:posOffset>311150</wp:posOffset>
                </wp:positionH>
                <wp:positionV relativeFrom="page">
                  <wp:posOffset>311150</wp:posOffset>
                </wp:positionV>
                <wp:extent cx="6941820" cy="10079990"/>
                <wp:effectExtent l="0" t="0" r="0" b="0"/>
                <wp:wrapNone/>
                <wp:docPr id="81727244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1820" cy="10079990"/>
                        </a:xfrm>
                        <a:custGeom>
                          <a:avLst/>
                          <a:gdLst>
                            <a:gd name="T0" fmla="+- 0 11412 490"/>
                            <a:gd name="T1" fmla="*/ T0 w 10932"/>
                            <a:gd name="T2" fmla="+- 0 490 490"/>
                            <a:gd name="T3" fmla="*/ 490 h 15874"/>
                            <a:gd name="T4" fmla="+- 0 11402 490"/>
                            <a:gd name="T5" fmla="*/ T4 w 10932"/>
                            <a:gd name="T6" fmla="+- 0 490 490"/>
                            <a:gd name="T7" fmla="*/ 490 h 15874"/>
                            <a:gd name="T8" fmla="+- 0 499 490"/>
                            <a:gd name="T9" fmla="*/ T8 w 10932"/>
                            <a:gd name="T10" fmla="+- 0 490 490"/>
                            <a:gd name="T11" fmla="*/ 490 h 15874"/>
                            <a:gd name="T12" fmla="+- 0 490 490"/>
                            <a:gd name="T13" fmla="*/ T12 w 10932"/>
                            <a:gd name="T14" fmla="+- 0 490 490"/>
                            <a:gd name="T15" fmla="*/ 490 h 15874"/>
                            <a:gd name="T16" fmla="+- 0 490 490"/>
                            <a:gd name="T17" fmla="*/ T16 w 10932"/>
                            <a:gd name="T18" fmla="+- 0 499 490"/>
                            <a:gd name="T19" fmla="*/ 499 h 15874"/>
                            <a:gd name="T20" fmla="+- 0 490 490"/>
                            <a:gd name="T21" fmla="*/ T20 w 10932"/>
                            <a:gd name="T22" fmla="+- 0 16344 490"/>
                            <a:gd name="T23" fmla="*/ 16344 h 15874"/>
                            <a:gd name="T24" fmla="+- 0 499 490"/>
                            <a:gd name="T25" fmla="*/ T24 w 10932"/>
                            <a:gd name="T26" fmla="+- 0 16344 490"/>
                            <a:gd name="T27" fmla="*/ 16344 h 15874"/>
                            <a:gd name="T28" fmla="+- 0 499 490"/>
                            <a:gd name="T29" fmla="*/ T28 w 10932"/>
                            <a:gd name="T30" fmla="+- 0 499 490"/>
                            <a:gd name="T31" fmla="*/ 499 h 15874"/>
                            <a:gd name="T32" fmla="+- 0 11402 490"/>
                            <a:gd name="T33" fmla="*/ T32 w 10932"/>
                            <a:gd name="T34" fmla="+- 0 499 490"/>
                            <a:gd name="T35" fmla="*/ 499 h 15874"/>
                            <a:gd name="T36" fmla="+- 0 11402 490"/>
                            <a:gd name="T37" fmla="*/ T36 w 10932"/>
                            <a:gd name="T38" fmla="+- 0 16344 490"/>
                            <a:gd name="T39" fmla="*/ 16344 h 15874"/>
                            <a:gd name="T40" fmla="+- 0 11412 490"/>
                            <a:gd name="T41" fmla="*/ T40 w 10932"/>
                            <a:gd name="T42" fmla="+- 0 16344 490"/>
                            <a:gd name="T43" fmla="*/ 16344 h 15874"/>
                            <a:gd name="T44" fmla="+- 0 11412 490"/>
                            <a:gd name="T45" fmla="*/ T44 w 10932"/>
                            <a:gd name="T46" fmla="+- 0 499 490"/>
                            <a:gd name="T47" fmla="*/ 499 h 15874"/>
                            <a:gd name="T48" fmla="+- 0 11412 490"/>
                            <a:gd name="T49" fmla="*/ T48 w 10932"/>
                            <a:gd name="T50" fmla="+- 0 490 490"/>
                            <a:gd name="T51" fmla="*/ 490 h 15874"/>
                            <a:gd name="T52" fmla="+- 0 11422 490"/>
                            <a:gd name="T53" fmla="*/ T52 w 10932"/>
                            <a:gd name="T54" fmla="+- 0 499 490"/>
                            <a:gd name="T55" fmla="*/ 499 h 15874"/>
                            <a:gd name="T56" fmla="+- 0 11412 490"/>
                            <a:gd name="T57" fmla="*/ T56 w 10932"/>
                            <a:gd name="T58" fmla="+- 0 499 490"/>
                            <a:gd name="T59" fmla="*/ 499 h 15874"/>
                            <a:gd name="T60" fmla="+- 0 11412 490"/>
                            <a:gd name="T61" fmla="*/ T60 w 10932"/>
                            <a:gd name="T62" fmla="+- 0 16344 490"/>
                            <a:gd name="T63" fmla="*/ 16344 h 15874"/>
                            <a:gd name="T64" fmla="+- 0 11412 490"/>
                            <a:gd name="T65" fmla="*/ T64 w 10932"/>
                            <a:gd name="T66" fmla="+- 0 16354 490"/>
                            <a:gd name="T67" fmla="*/ 16354 h 15874"/>
                            <a:gd name="T68" fmla="+- 0 11412 490"/>
                            <a:gd name="T69" fmla="*/ T68 w 10932"/>
                            <a:gd name="T70" fmla="+- 0 16354 490"/>
                            <a:gd name="T71" fmla="*/ 16354 h 15874"/>
                            <a:gd name="T72" fmla="+- 0 11412 490"/>
                            <a:gd name="T73" fmla="*/ T72 w 10932"/>
                            <a:gd name="T74" fmla="+- 0 16344 490"/>
                            <a:gd name="T75" fmla="*/ 16344 h 15874"/>
                            <a:gd name="T76" fmla="+- 0 11402 490"/>
                            <a:gd name="T77" fmla="*/ T76 w 10932"/>
                            <a:gd name="T78" fmla="+- 0 16344 490"/>
                            <a:gd name="T79" fmla="*/ 16344 h 15874"/>
                            <a:gd name="T80" fmla="+- 0 499 490"/>
                            <a:gd name="T81" fmla="*/ T80 w 10932"/>
                            <a:gd name="T82" fmla="+- 0 16344 490"/>
                            <a:gd name="T83" fmla="*/ 16344 h 15874"/>
                            <a:gd name="T84" fmla="+- 0 490 490"/>
                            <a:gd name="T85" fmla="*/ T84 w 10932"/>
                            <a:gd name="T86" fmla="+- 0 16344 490"/>
                            <a:gd name="T87" fmla="*/ 16344 h 15874"/>
                            <a:gd name="T88" fmla="+- 0 490 490"/>
                            <a:gd name="T89" fmla="*/ T88 w 10932"/>
                            <a:gd name="T90" fmla="+- 0 16354 490"/>
                            <a:gd name="T91" fmla="*/ 16354 h 15874"/>
                            <a:gd name="T92" fmla="+- 0 499 490"/>
                            <a:gd name="T93" fmla="*/ T92 w 10932"/>
                            <a:gd name="T94" fmla="+- 0 16354 490"/>
                            <a:gd name="T95" fmla="*/ 16354 h 15874"/>
                            <a:gd name="T96" fmla="+- 0 499 490"/>
                            <a:gd name="T97" fmla="*/ T96 w 10932"/>
                            <a:gd name="T98" fmla="+- 0 16363 490"/>
                            <a:gd name="T99" fmla="*/ 16363 h 15874"/>
                            <a:gd name="T100" fmla="+- 0 11402 490"/>
                            <a:gd name="T101" fmla="*/ T100 w 10932"/>
                            <a:gd name="T102" fmla="+- 0 16363 490"/>
                            <a:gd name="T103" fmla="*/ 16363 h 15874"/>
                            <a:gd name="T104" fmla="+- 0 11412 490"/>
                            <a:gd name="T105" fmla="*/ T104 w 10932"/>
                            <a:gd name="T106" fmla="+- 0 16363 490"/>
                            <a:gd name="T107" fmla="*/ 16363 h 15874"/>
                            <a:gd name="T108" fmla="+- 0 11422 490"/>
                            <a:gd name="T109" fmla="*/ T108 w 10932"/>
                            <a:gd name="T110" fmla="+- 0 16363 490"/>
                            <a:gd name="T111" fmla="*/ 16363 h 15874"/>
                            <a:gd name="T112" fmla="+- 0 11422 490"/>
                            <a:gd name="T113" fmla="*/ T112 w 10932"/>
                            <a:gd name="T114" fmla="+- 0 16354 490"/>
                            <a:gd name="T115" fmla="*/ 16354 h 15874"/>
                            <a:gd name="T116" fmla="+- 0 11422 490"/>
                            <a:gd name="T117" fmla="*/ T116 w 10932"/>
                            <a:gd name="T118" fmla="+- 0 16344 490"/>
                            <a:gd name="T119" fmla="*/ 16344 h 15874"/>
                            <a:gd name="T120" fmla="+- 0 11422 490"/>
                            <a:gd name="T121" fmla="*/ T120 w 10932"/>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32" h="15874">
                              <a:moveTo>
                                <a:pt x="10922" y="0"/>
                              </a:moveTo>
                              <a:lnTo>
                                <a:pt x="10912" y="0"/>
                              </a:lnTo>
                              <a:lnTo>
                                <a:pt x="9" y="0"/>
                              </a:lnTo>
                              <a:lnTo>
                                <a:pt x="0" y="0"/>
                              </a:lnTo>
                              <a:lnTo>
                                <a:pt x="0" y="9"/>
                              </a:lnTo>
                              <a:lnTo>
                                <a:pt x="0" y="15854"/>
                              </a:lnTo>
                              <a:lnTo>
                                <a:pt x="9" y="15854"/>
                              </a:lnTo>
                              <a:lnTo>
                                <a:pt x="9" y="9"/>
                              </a:lnTo>
                              <a:lnTo>
                                <a:pt x="10912" y="9"/>
                              </a:lnTo>
                              <a:lnTo>
                                <a:pt x="10912" y="15854"/>
                              </a:lnTo>
                              <a:lnTo>
                                <a:pt x="10922" y="15854"/>
                              </a:lnTo>
                              <a:lnTo>
                                <a:pt x="10922" y="9"/>
                              </a:lnTo>
                              <a:lnTo>
                                <a:pt x="10922" y="0"/>
                              </a:lnTo>
                              <a:close/>
                              <a:moveTo>
                                <a:pt x="10932" y="9"/>
                              </a:moveTo>
                              <a:lnTo>
                                <a:pt x="10922" y="9"/>
                              </a:lnTo>
                              <a:lnTo>
                                <a:pt x="10922" y="15854"/>
                              </a:lnTo>
                              <a:lnTo>
                                <a:pt x="10922" y="15864"/>
                              </a:lnTo>
                              <a:lnTo>
                                <a:pt x="10922" y="15854"/>
                              </a:lnTo>
                              <a:lnTo>
                                <a:pt x="10912" y="15854"/>
                              </a:lnTo>
                              <a:lnTo>
                                <a:pt x="9" y="15854"/>
                              </a:lnTo>
                              <a:lnTo>
                                <a:pt x="0" y="15854"/>
                              </a:lnTo>
                              <a:lnTo>
                                <a:pt x="0" y="15864"/>
                              </a:lnTo>
                              <a:lnTo>
                                <a:pt x="9" y="15864"/>
                              </a:lnTo>
                              <a:lnTo>
                                <a:pt x="9" y="15873"/>
                              </a:lnTo>
                              <a:lnTo>
                                <a:pt x="10912" y="15873"/>
                              </a:lnTo>
                              <a:lnTo>
                                <a:pt x="10922" y="15873"/>
                              </a:lnTo>
                              <a:lnTo>
                                <a:pt x="10932" y="15873"/>
                              </a:lnTo>
                              <a:lnTo>
                                <a:pt x="10932" y="15864"/>
                              </a:lnTo>
                              <a:lnTo>
                                <a:pt x="10932" y="15854"/>
                              </a:lnTo>
                              <a:lnTo>
                                <a:pt x="1093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AB6E1" id="AutoShape 17" o:spid="_x0000_s1026" style="position:absolute;margin-left:24.5pt;margin-top:24.5pt;width:546.6pt;height:793.7pt;z-index:-1589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32,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" path="m10922,r-10,l9,,,,,9,,15854r9,l9,9r10903,l10912,15854r10,l10922,9r,-9xm10932,9r-10,l10922,15854r,10l10922,15854r-10,l9,15854r-9,l,15864r9,l9,15873r10903,l10922,15873r10,l10932,15864r,-10l10932,9xe" fillcolor="black" stroked="f">
                <v:path arrowok="t" o:connecttype="custom" o:connectlocs="6935470,311150;6929120,311150;5715,311150;0,311150;0,316865;0,10378440;5715,10378440;5715,316865;6929120,316865;6929120,10378440;6935470,10378440;6935470,316865;6935470,311150;6941820,316865;6935470,316865;6935470,10378440;6935470,10384790;6935470,10384790;6935470,10378440;6929120,10378440;5715,10378440;0,10378440;0,10384790;5715,10384790;5715,10390505;6929120,10390505;6935470,10390505;6941820,10390505;6941820,10384790;6941820,10378440;6941820,316865" o:connectangles="0,0,0,0,0,0,0,0,0,0,0,0,0,0,0,0,0,0,0,0,0,0,0,0,0,0,0,0,0,0,0"/>
                <w10:wrap anchorx="page" anchory="page"/>
              </v:shape>
            </w:pict>
          </mc:Fallback>
        </mc:AlternateContent>
      </w:r>
      <w:bookmarkStart w:id="3" w:name="_Hlk152946099"/>
      <w:r w:rsidR="006A2763" w:rsidRPr="00BC67E2">
        <w:rPr>
          <w:spacing w:val="-2"/>
        </w:rPr>
        <w:t>ACKNOWLEDGEMENT</w:t>
      </w:r>
    </w:p>
    <w:p w14:paraId="4944DB4F" w14:textId="77777777" w:rsidR="00BC67E2" w:rsidRDefault="00BC67E2" w:rsidP="00BC67E2">
      <w:pPr>
        <w:pStyle w:val="Heading3"/>
        <w:spacing w:before="88"/>
        <w:ind w:left="0" w:right="226"/>
        <w:jc w:val="center"/>
      </w:pPr>
    </w:p>
    <w:p w14:paraId="591DFEC9" w14:textId="693422E0" w:rsidR="003A62A9" w:rsidRPr="00BC67E2" w:rsidRDefault="006A2763" w:rsidP="00AB4C51">
      <w:pPr>
        <w:spacing w:before="30" w:line="362" w:lineRule="auto"/>
        <w:ind w:left="-454" w:right="385"/>
        <w:jc w:val="both"/>
        <w:rPr>
          <w:rFonts w:ascii="Times New Roman" w:hAnsi="Times New Roman" w:cs="Times New Roman"/>
          <w:sz w:val="24"/>
        </w:rPr>
      </w:pPr>
      <w:r w:rsidRPr="00BC67E2">
        <w:rPr>
          <w:rFonts w:ascii="Times New Roman" w:hAnsi="Times New Roman" w:cs="Times New Roman"/>
          <w:sz w:val="24"/>
        </w:rPr>
        <w:t xml:space="preserve">It is my proud privilege to express my profound gratitude to the entire management of Bharati Vidyapeeth’s Institute of Computer Applications and Management and </w:t>
      </w:r>
      <w:r w:rsidR="000F7E03">
        <w:rPr>
          <w:rFonts w:ascii="Times New Roman" w:hAnsi="Times New Roman" w:cs="Times New Roman"/>
          <w:sz w:val="24"/>
        </w:rPr>
        <w:t xml:space="preserve">the </w:t>
      </w:r>
      <w:r w:rsidRPr="00BC67E2">
        <w:rPr>
          <w:rFonts w:ascii="Times New Roman" w:hAnsi="Times New Roman" w:cs="Times New Roman"/>
          <w:sz w:val="24"/>
        </w:rPr>
        <w:t xml:space="preserve">teachers of the institute for providing me with the opportunity to avail </w:t>
      </w:r>
      <w:r w:rsidR="000F7E03">
        <w:rPr>
          <w:rFonts w:ascii="Times New Roman" w:hAnsi="Times New Roman" w:cs="Times New Roman"/>
          <w:sz w:val="24"/>
        </w:rPr>
        <w:t xml:space="preserve">myself of </w:t>
      </w:r>
      <w:r w:rsidRPr="00BC67E2">
        <w:rPr>
          <w:rFonts w:ascii="Times New Roman" w:hAnsi="Times New Roman" w:cs="Times New Roman"/>
          <w:sz w:val="24"/>
        </w:rPr>
        <w:t xml:space="preserve">the excellent facilities and infrastructure. The knowledge and values </w:t>
      </w:r>
      <w:r w:rsidR="00487DAD">
        <w:rPr>
          <w:rFonts w:ascii="Times New Roman" w:hAnsi="Times New Roman" w:cs="Times New Roman"/>
          <w:sz w:val="24"/>
        </w:rPr>
        <w:t>taught</w:t>
      </w:r>
      <w:r w:rsidRPr="00BC67E2">
        <w:rPr>
          <w:rFonts w:ascii="Times New Roman" w:hAnsi="Times New Roman" w:cs="Times New Roman"/>
          <w:sz w:val="24"/>
        </w:rPr>
        <w:t xml:space="preserve"> have proved to be of immense help at the very start of my career. Special thanks to Hon’ble Founder, Bharati Vidyapeeth, Pune for having provided us </w:t>
      </w:r>
      <w:r w:rsidR="000F7E03">
        <w:rPr>
          <w:rFonts w:ascii="Times New Roman" w:hAnsi="Times New Roman" w:cs="Times New Roman"/>
          <w:sz w:val="24"/>
        </w:rPr>
        <w:t xml:space="preserve">with </w:t>
      </w:r>
      <w:r w:rsidRPr="00BC67E2">
        <w:rPr>
          <w:rFonts w:ascii="Times New Roman" w:hAnsi="Times New Roman" w:cs="Times New Roman"/>
          <w:sz w:val="24"/>
        </w:rPr>
        <w:t>an excellent infrastructure at BVICAM.</w:t>
      </w:r>
    </w:p>
    <w:p w14:paraId="6EC4520A" w14:textId="517FC323" w:rsidR="003A62A9" w:rsidRPr="00BC67E2" w:rsidRDefault="006A2763" w:rsidP="00AB4C51">
      <w:pPr>
        <w:spacing w:before="30" w:line="362" w:lineRule="auto"/>
        <w:ind w:left="-454" w:right="385"/>
        <w:jc w:val="both"/>
        <w:rPr>
          <w:rFonts w:ascii="Times New Roman" w:hAnsi="Times New Roman" w:cs="Times New Roman"/>
          <w:sz w:val="24"/>
        </w:rPr>
      </w:pPr>
      <w:r w:rsidRPr="00BC67E2">
        <w:rPr>
          <w:rFonts w:ascii="Times New Roman" w:hAnsi="Times New Roman" w:cs="Times New Roman"/>
          <w:sz w:val="24"/>
        </w:rPr>
        <w:t xml:space="preserve">I am grateful to </w:t>
      </w:r>
      <w:r w:rsidR="000F7E03">
        <w:rPr>
          <w:rFonts w:ascii="Times New Roman" w:hAnsi="Times New Roman" w:cs="Times New Roman"/>
          <w:sz w:val="24"/>
        </w:rPr>
        <w:t>Dr</w:t>
      </w:r>
      <w:r w:rsidRPr="00BC67E2">
        <w:rPr>
          <w:rFonts w:ascii="Times New Roman" w:hAnsi="Times New Roman" w:cs="Times New Roman"/>
          <w:sz w:val="24"/>
        </w:rPr>
        <w:t xml:space="preserve"> Saumya Bansal (Project Guide, BVICAM, New Delhi) for her astute guidance, constant encouragement and sincere support for this project work.</w:t>
      </w:r>
    </w:p>
    <w:p w14:paraId="7C8C2E7C" w14:textId="5546D05B" w:rsidR="003A62A9" w:rsidRPr="00BC67E2" w:rsidRDefault="006A2763" w:rsidP="00AB4C51">
      <w:pPr>
        <w:spacing w:before="30" w:line="362" w:lineRule="auto"/>
        <w:ind w:left="-454" w:right="385"/>
        <w:jc w:val="both"/>
        <w:rPr>
          <w:rFonts w:ascii="Times New Roman" w:hAnsi="Times New Roman" w:cs="Times New Roman"/>
          <w:sz w:val="24"/>
        </w:rPr>
      </w:pPr>
      <w:r w:rsidRPr="00BC67E2">
        <w:rPr>
          <w:rFonts w:ascii="Times New Roman" w:hAnsi="Times New Roman" w:cs="Times New Roman"/>
          <w:sz w:val="24"/>
        </w:rPr>
        <w:t xml:space="preserve">I feel </w:t>
      </w:r>
      <w:r w:rsidR="000F7E03">
        <w:rPr>
          <w:rFonts w:ascii="Times New Roman" w:hAnsi="Times New Roman" w:cs="Times New Roman"/>
          <w:sz w:val="24"/>
        </w:rPr>
        <w:t>proud</w:t>
      </w:r>
      <w:r w:rsidRPr="00BC67E2">
        <w:rPr>
          <w:rFonts w:ascii="Times New Roman" w:hAnsi="Times New Roman" w:cs="Times New Roman"/>
          <w:sz w:val="24"/>
        </w:rPr>
        <w:t xml:space="preserve"> and privileged </w:t>
      </w:r>
      <w:r w:rsidR="000F7E03">
        <w:rPr>
          <w:rFonts w:ascii="Times New Roman" w:hAnsi="Times New Roman" w:cs="Times New Roman"/>
          <w:sz w:val="24"/>
        </w:rPr>
        <w:t>to express</w:t>
      </w:r>
      <w:r w:rsidRPr="00BC67E2">
        <w:rPr>
          <w:rFonts w:ascii="Times New Roman" w:hAnsi="Times New Roman" w:cs="Times New Roman"/>
          <w:sz w:val="24"/>
        </w:rPr>
        <w:t xml:space="preserve"> my deep sense of gratitude to all those who have helped me in presenting this assignment. I would be failing in my </w:t>
      </w:r>
      <w:proofErr w:type="spellStart"/>
      <w:r w:rsidR="00487DAD">
        <w:rPr>
          <w:rFonts w:ascii="Times New Roman" w:hAnsi="Times New Roman" w:cs="Times New Roman"/>
          <w:sz w:val="24"/>
        </w:rPr>
        <w:t>endeavour</w:t>
      </w:r>
      <w:proofErr w:type="spellEnd"/>
      <w:r w:rsidRPr="00BC67E2">
        <w:rPr>
          <w:rFonts w:ascii="Times New Roman" w:hAnsi="Times New Roman" w:cs="Times New Roman"/>
          <w:sz w:val="24"/>
        </w:rPr>
        <w:t xml:space="preserve"> if I </w:t>
      </w:r>
      <w:r w:rsidR="000F7E03">
        <w:rPr>
          <w:rFonts w:ascii="Times New Roman" w:hAnsi="Times New Roman" w:cs="Times New Roman"/>
          <w:sz w:val="24"/>
        </w:rPr>
        <w:t>did</w:t>
      </w:r>
      <w:r w:rsidRPr="00BC67E2">
        <w:rPr>
          <w:rFonts w:ascii="Times New Roman" w:hAnsi="Times New Roman" w:cs="Times New Roman"/>
          <w:sz w:val="24"/>
        </w:rPr>
        <w:t xml:space="preserve"> not place my acknowledgement.</w:t>
      </w:r>
    </w:p>
    <w:p w14:paraId="28E037C5" w14:textId="77777777" w:rsidR="003A62A9" w:rsidRDefault="003A62A9" w:rsidP="002058CD">
      <w:pPr>
        <w:pStyle w:val="BodyText"/>
        <w:ind w:left="-454"/>
        <w:jc w:val="both"/>
        <w:rPr>
          <w:rFonts w:ascii="Arial"/>
          <w:b/>
          <w:sz w:val="26"/>
        </w:rPr>
      </w:pPr>
    </w:p>
    <w:p w14:paraId="3CC8499F" w14:textId="77777777" w:rsidR="003A62A9" w:rsidRPr="00BC67E2" w:rsidRDefault="003A62A9" w:rsidP="002058CD">
      <w:pPr>
        <w:pStyle w:val="BodyText"/>
        <w:spacing w:before="9"/>
        <w:ind w:left="-454"/>
        <w:rPr>
          <w:rFonts w:ascii="Times New Roman" w:hAnsi="Times New Roman" w:cs="Times New Roman"/>
          <w:b/>
          <w:sz w:val="31"/>
        </w:rPr>
      </w:pPr>
    </w:p>
    <w:p w14:paraId="6ABD366B" w14:textId="77777777" w:rsidR="003A62A9" w:rsidRPr="00BC67E2" w:rsidRDefault="006A2763" w:rsidP="002058CD">
      <w:pPr>
        <w:ind w:left="-454" w:right="113"/>
        <w:jc w:val="right"/>
        <w:rPr>
          <w:rFonts w:ascii="Times New Roman" w:hAnsi="Times New Roman" w:cs="Times New Roman"/>
          <w:b/>
          <w:sz w:val="24"/>
        </w:rPr>
      </w:pPr>
      <w:r w:rsidRPr="00BC67E2">
        <w:rPr>
          <w:rFonts w:ascii="Times New Roman" w:hAnsi="Times New Roman" w:cs="Times New Roman"/>
          <w:b/>
          <w:spacing w:val="-4"/>
          <w:sz w:val="24"/>
        </w:rPr>
        <w:t>Lakshay</w:t>
      </w:r>
      <w:r w:rsidRPr="00BC67E2">
        <w:rPr>
          <w:rFonts w:ascii="Times New Roman" w:hAnsi="Times New Roman" w:cs="Times New Roman"/>
          <w:b/>
          <w:spacing w:val="-10"/>
          <w:sz w:val="24"/>
        </w:rPr>
        <w:t xml:space="preserve"> </w:t>
      </w:r>
      <w:r w:rsidRPr="00BC67E2">
        <w:rPr>
          <w:rFonts w:ascii="Times New Roman" w:hAnsi="Times New Roman" w:cs="Times New Roman"/>
          <w:b/>
          <w:spacing w:val="-4"/>
          <w:sz w:val="24"/>
        </w:rPr>
        <w:t>Rustagi</w:t>
      </w:r>
      <w:r w:rsidRPr="00BC67E2">
        <w:rPr>
          <w:rFonts w:ascii="Times New Roman" w:hAnsi="Times New Roman" w:cs="Times New Roman"/>
          <w:b/>
          <w:spacing w:val="-8"/>
          <w:sz w:val="24"/>
        </w:rPr>
        <w:t xml:space="preserve"> </w:t>
      </w:r>
      <w:r w:rsidRPr="00BC67E2">
        <w:rPr>
          <w:rFonts w:ascii="Times New Roman" w:hAnsi="Times New Roman" w:cs="Times New Roman"/>
          <w:b/>
          <w:spacing w:val="-4"/>
          <w:sz w:val="24"/>
        </w:rPr>
        <w:t>(04111604422)</w:t>
      </w:r>
    </w:p>
    <w:p w14:paraId="77DDA905" w14:textId="77777777" w:rsidR="003A62A9" w:rsidRPr="00BC67E2" w:rsidRDefault="003A62A9" w:rsidP="002058CD">
      <w:pPr>
        <w:pStyle w:val="BodyText"/>
        <w:spacing w:before="3"/>
        <w:ind w:left="-454"/>
        <w:rPr>
          <w:rFonts w:ascii="Times New Roman" w:hAnsi="Times New Roman" w:cs="Times New Roman"/>
          <w:b/>
          <w:sz w:val="21"/>
        </w:rPr>
      </w:pPr>
    </w:p>
    <w:p w14:paraId="0DAA1237" w14:textId="77777777" w:rsidR="003A62A9" w:rsidRPr="00BC67E2" w:rsidRDefault="006A2763" w:rsidP="002058CD">
      <w:pPr>
        <w:ind w:left="-454" w:right="110"/>
        <w:jc w:val="right"/>
        <w:rPr>
          <w:rFonts w:ascii="Times New Roman" w:hAnsi="Times New Roman" w:cs="Times New Roman"/>
          <w:b/>
          <w:sz w:val="24"/>
        </w:rPr>
      </w:pPr>
      <w:r w:rsidRPr="00BC67E2">
        <w:rPr>
          <w:rFonts w:ascii="Times New Roman" w:hAnsi="Times New Roman" w:cs="Times New Roman"/>
          <w:b/>
          <w:spacing w:val="-2"/>
          <w:sz w:val="24"/>
        </w:rPr>
        <w:t>Jyoti</w:t>
      </w:r>
      <w:r w:rsidRPr="00BC67E2">
        <w:rPr>
          <w:rFonts w:ascii="Times New Roman" w:hAnsi="Times New Roman" w:cs="Times New Roman"/>
          <w:b/>
          <w:spacing w:val="-14"/>
          <w:sz w:val="24"/>
        </w:rPr>
        <w:t xml:space="preserve"> </w:t>
      </w:r>
      <w:r w:rsidRPr="00BC67E2">
        <w:rPr>
          <w:rFonts w:ascii="Times New Roman" w:hAnsi="Times New Roman" w:cs="Times New Roman"/>
          <w:b/>
          <w:spacing w:val="-2"/>
          <w:sz w:val="24"/>
        </w:rPr>
        <w:t>Sharma</w:t>
      </w:r>
      <w:r w:rsidRPr="00BC67E2">
        <w:rPr>
          <w:rFonts w:ascii="Times New Roman" w:hAnsi="Times New Roman" w:cs="Times New Roman"/>
          <w:b/>
          <w:spacing w:val="-14"/>
          <w:sz w:val="24"/>
        </w:rPr>
        <w:t xml:space="preserve"> </w:t>
      </w:r>
      <w:r w:rsidRPr="00BC67E2">
        <w:rPr>
          <w:rFonts w:ascii="Times New Roman" w:hAnsi="Times New Roman" w:cs="Times New Roman"/>
          <w:b/>
          <w:spacing w:val="-1"/>
          <w:sz w:val="24"/>
        </w:rPr>
        <w:t>(36011604422)</w:t>
      </w:r>
    </w:p>
    <w:p w14:paraId="508982F3" w14:textId="77777777" w:rsidR="003A62A9" w:rsidRPr="00BC67E2" w:rsidRDefault="003A62A9" w:rsidP="002058CD">
      <w:pPr>
        <w:pStyle w:val="BodyText"/>
        <w:spacing w:before="1"/>
        <w:ind w:left="-454"/>
        <w:rPr>
          <w:rFonts w:ascii="Times New Roman" w:hAnsi="Times New Roman" w:cs="Times New Roman"/>
          <w:b/>
          <w:sz w:val="21"/>
        </w:rPr>
      </w:pPr>
    </w:p>
    <w:p w14:paraId="46717C3E" w14:textId="77777777" w:rsidR="003A62A9" w:rsidRPr="00BC67E2" w:rsidRDefault="006A2763" w:rsidP="002058CD">
      <w:pPr>
        <w:ind w:left="-454" w:right="112"/>
        <w:jc w:val="right"/>
        <w:rPr>
          <w:rFonts w:ascii="Times New Roman" w:hAnsi="Times New Roman" w:cs="Times New Roman"/>
          <w:b/>
          <w:sz w:val="24"/>
        </w:rPr>
      </w:pPr>
      <w:r w:rsidRPr="00BC67E2">
        <w:rPr>
          <w:rFonts w:ascii="Times New Roman" w:hAnsi="Times New Roman" w:cs="Times New Roman"/>
          <w:b/>
          <w:spacing w:val="-2"/>
          <w:sz w:val="24"/>
        </w:rPr>
        <w:t>Sanchit</w:t>
      </w:r>
      <w:r w:rsidRPr="00BC67E2">
        <w:rPr>
          <w:rFonts w:ascii="Times New Roman" w:hAnsi="Times New Roman" w:cs="Times New Roman"/>
          <w:b/>
          <w:spacing w:val="-14"/>
          <w:sz w:val="24"/>
        </w:rPr>
        <w:t xml:space="preserve"> </w:t>
      </w:r>
      <w:r w:rsidRPr="00BC67E2">
        <w:rPr>
          <w:rFonts w:ascii="Times New Roman" w:hAnsi="Times New Roman" w:cs="Times New Roman"/>
          <w:b/>
          <w:spacing w:val="-2"/>
          <w:sz w:val="24"/>
        </w:rPr>
        <w:t>Talreja</w:t>
      </w:r>
      <w:r w:rsidRPr="00BC67E2">
        <w:rPr>
          <w:rFonts w:ascii="Times New Roman" w:hAnsi="Times New Roman" w:cs="Times New Roman"/>
          <w:b/>
          <w:spacing w:val="-12"/>
          <w:sz w:val="24"/>
        </w:rPr>
        <w:t xml:space="preserve"> </w:t>
      </w:r>
      <w:r w:rsidRPr="00BC67E2">
        <w:rPr>
          <w:rFonts w:ascii="Times New Roman" w:hAnsi="Times New Roman" w:cs="Times New Roman"/>
          <w:b/>
          <w:spacing w:val="-1"/>
          <w:sz w:val="24"/>
        </w:rPr>
        <w:t>(35211604422)</w:t>
      </w:r>
    </w:p>
    <w:bookmarkEnd w:id="3"/>
    <w:p w14:paraId="0AB839CF" w14:textId="77777777" w:rsidR="003A62A9" w:rsidRDefault="003A62A9">
      <w:pPr>
        <w:jc w:val="right"/>
        <w:rPr>
          <w:rFonts w:ascii="Arial"/>
          <w:sz w:val="24"/>
        </w:rPr>
        <w:sectPr w:rsidR="003A62A9" w:rsidSect="008E1917">
          <w:pgSz w:w="11900" w:h="16850"/>
          <w:pgMar w:top="1200" w:right="1040" w:bottom="960" w:left="1680" w:header="0" w:footer="762" w:gutter="0"/>
          <w:pgBorders w:offsetFrom="page">
            <w:top w:val="single" w:sz="4" w:space="24" w:color="auto"/>
            <w:left w:val="single" w:sz="4" w:space="24" w:color="auto"/>
            <w:bottom w:val="single" w:sz="4" w:space="24" w:color="auto"/>
            <w:right w:val="single" w:sz="4" w:space="24" w:color="auto"/>
          </w:pgBorders>
          <w:cols w:space="720"/>
        </w:sectPr>
      </w:pPr>
    </w:p>
    <w:p w14:paraId="588E6129" w14:textId="5BB7684B" w:rsidR="003A62A9" w:rsidRPr="00BC67E2" w:rsidRDefault="00CA33E0">
      <w:pPr>
        <w:spacing w:before="59"/>
        <w:ind w:left="1426" w:right="1588"/>
        <w:jc w:val="center"/>
        <w:rPr>
          <w:rFonts w:ascii="Arial"/>
          <w:b/>
          <w:w w:val="95"/>
          <w:sz w:val="36"/>
          <w:szCs w:val="36"/>
        </w:rPr>
      </w:pPr>
      <w:r>
        <w:rPr>
          <w:noProof/>
          <w:sz w:val="36"/>
          <w:szCs w:val="36"/>
        </w:rPr>
        <w:lastRenderedPageBreak/>
        <mc:AlternateContent>
          <mc:Choice Requires="wps">
            <w:drawing>
              <wp:anchor distT="0" distB="0" distL="114300" distR="114300" simplePos="0" relativeHeight="487421440" behindDoc="1" locked="0" layoutInCell="1" allowOverlap="1" wp14:anchorId="49D16353" wp14:editId="76A965E8">
                <wp:simplePos x="0" y="0"/>
                <wp:positionH relativeFrom="page">
                  <wp:posOffset>311150</wp:posOffset>
                </wp:positionH>
                <wp:positionV relativeFrom="page">
                  <wp:posOffset>311150</wp:posOffset>
                </wp:positionV>
                <wp:extent cx="6949440" cy="10079990"/>
                <wp:effectExtent l="0" t="0" r="0" b="0"/>
                <wp:wrapNone/>
                <wp:docPr id="65939472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0079990"/>
                        </a:xfrm>
                        <a:custGeom>
                          <a:avLst/>
                          <a:gdLst>
                            <a:gd name="T0" fmla="+- 0 11424 490"/>
                            <a:gd name="T1" fmla="*/ T0 w 10944"/>
                            <a:gd name="T2" fmla="+- 0 490 490"/>
                            <a:gd name="T3" fmla="*/ 490 h 15874"/>
                            <a:gd name="T4" fmla="+- 0 11414 490"/>
                            <a:gd name="T5" fmla="*/ T4 w 10944"/>
                            <a:gd name="T6" fmla="+- 0 490 490"/>
                            <a:gd name="T7" fmla="*/ 490 h 15874"/>
                            <a:gd name="T8" fmla="+- 0 499 490"/>
                            <a:gd name="T9" fmla="*/ T8 w 10944"/>
                            <a:gd name="T10" fmla="+- 0 490 490"/>
                            <a:gd name="T11" fmla="*/ 490 h 15874"/>
                            <a:gd name="T12" fmla="+- 0 490 490"/>
                            <a:gd name="T13" fmla="*/ T12 w 10944"/>
                            <a:gd name="T14" fmla="+- 0 490 490"/>
                            <a:gd name="T15" fmla="*/ 490 h 15874"/>
                            <a:gd name="T16" fmla="+- 0 490 490"/>
                            <a:gd name="T17" fmla="*/ T16 w 10944"/>
                            <a:gd name="T18" fmla="+- 0 499 490"/>
                            <a:gd name="T19" fmla="*/ 499 h 15874"/>
                            <a:gd name="T20" fmla="+- 0 490 490"/>
                            <a:gd name="T21" fmla="*/ T20 w 10944"/>
                            <a:gd name="T22" fmla="+- 0 16344 490"/>
                            <a:gd name="T23" fmla="*/ 16344 h 15874"/>
                            <a:gd name="T24" fmla="+- 0 499 490"/>
                            <a:gd name="T25" fmla="*/ T24 w 10944"/>
                            <a:gd name="T26" fmla="+- 0 16344 490"/>
                            <a:gd name="T27" fmla="*/ 16344 h 15874"/>
                            <a:gd name="T28" fmla="+- 0 499 490"/>
                            <a:gd name="T29" fmla="*/ T28 w 10944"/>
                            <a:gd name="T30" fmla="+- 0 499 490"/>
                            <a:gd name="T31" fmla="*/ 499 h 15874"/>
                            <a:gd name="T32" fmla="+- 0 11414 490"/>
                            <a:gd name="T33" fmla="*/ T32 w 10944"/>
                            <a:gd name="T34" fmla="+- 0 499 490"/>
                            <a:gd name="T35" fmla="*/ 499 h 15874"/>
                            <a:gd name="T36" fmla="+- 0 11414 490"/>
                            <a:gd name="T37" fmla="*/ T36 w 10944"/>
                            <a:gd name="T38" fmla="+- 0 16344 490"/>
                            <a:gd name="T39" fmla="*/ 16344 h 15874"/>
                            <a:gd name="T40" fmla="+- 0 11424 490"/>
                            <a:gd name="T41" fmla="*/ T40 w 10944"/>
                            <a:gd name="T42" fmla="+- 0 16344 490"/>
                            <a:gd name="T43" fmla="*/ 16344 h 15874"/>
                            <a:gd name="T44" fmla="+- 0 11424 490"/>
                            <a:gd name="T45" fmla="*/ T44 w 10944"/>
                            <a:gd name="T46" fmla="+- 0 499 490"/>
                            <a:gd name="T47" fmla="*/ 499 h 15874"/>
                            <a:gd name="T48" fmla="+- 0 11424 490"/>
                            <a:gd name="T49" fmla="*/ T48 w 10944"/>
                            <a:gd name="T50" fmla="+- 0 490 490"/>
                            <a:gd name="T51" fmla="*/ 490 h 15874"/>
                            <a:gd name="T52" fmla="+- 0 11434 490"/>
                            <a:gd name="T53" fmla="*/ T52 w 10944"/>
                            <a:gd name="T54" fmla="+- 0 499 490"/>
                            <a:gd name="T55" fmla="*/ 499 h 15874"/>
                            <a:gd name="T56" fmla="+- 0 11424 490"/>
                            <a:gd name="T57" fmla="*/ T56 w 10944"/>
                            <a:gd name="T58" fmla="+- 0 499 490"/>
                            <a:gd name="T59" fmla="*/ 499 h 15874"/>
                            <a:gd name="T60" fmla="+- 0 11424 490"/>
                            <a:gd name="T61" fmla="*/ T60 w 10944"/>
                            <a:gd name="T62" fmla="+- 0 16344 490"/>
                            <a:gd name="T63" fmla="*/ 16344 h 15874"/>
                            <a:gd name="T64" fmla="+- 0 11424 490"/>
                            <a:gd name="T65" fmla="*/ T64 w 10944"/>
                            <a:gd name="T66" fmla="+- 0 16354 490"/>
                            <a:gd name="T67" fmla="*/ 16354 h 15874"/>
                            <a:gd name="T68" fmla="+- 0 11424 490"/>
                            <a:gd name="T69" fmla="*/ T68 w 10944"/>
                            <a:gd name="T70" fmla="+- 0 16354 490"/>
                            <a:gd name="T71" fmla="*/ 16354 h 15874"/>
                            <a:gd name="T72" fmla="+- 0 11424 490"/>
                            <a:gd name="T73" fmla="*/ T72 w 10944"/>
                            <a:gd name="T74" fmla="+- 0 16344 490"/>
                            <a:gd name="T75" fmla="*/ 16344 h 15874"/>
                            <a:gd name="T76" fmla="+- 0 11414 490"/>
                            <a:gd name="T77" fmla="*/ T76 w 10944"/>
                            <a:gd name="T78" fmla="+- 0 16344 490"/>
                            <a:gd name="T79" fmla="*/ 16344 h 15874"/>
                            <a:gd name="T80" fmla="+- 0 499 490"/>
                            <a:gd name="T81" fmla="*/ T80 w 10944"/>
                            <a:gd name="T82" fmla="+- 0 16344 490"/>
                            <a:gd name="T83" fmla="*/ 16344 h 15874"/>
                            <a:gd name="T84" fmla="+- 0 490 490"/>
                            <a:gd name="T85" fmla="*/ T84 w 10944"/>
                            <a:gd name="T86" fmla="+- 0 16344 490"/>
                            <a:gd name="T87" fmla="*/ 16344 h 15874"/>
                            <a:gd name="T88" fmla="+- 0 490 490"/>
                            <a:gd name="T89" fmla="*/ T88 w 10944"/>
                            <a:gd name="T90" fmla="+- 0 16354 490"/>
                            <a:gd name="T91" fmla="*/ 16354 h 15874"/>
                            <a:gd name="T92" fmla="+- 0 499 490"/>
                            <a:gd name="T93" fmla="*/ T92 w 10944"/>
                            <a:gd name="T94" fmla="+- 0 16354 490"/>
                            <a:gd name="T95" fmla="*/ 16354 h 15874"/>
                            <a:gd name="T96" fmla="+- 0 499 490"/>
                            <a:gd name="T97" fmla="*/ T96 w 10944"/>
                            <a:gd name="T98" fmla="+- 0 16363 490"/>
                            <a:gd name="T99" fmla="*/ 16363 h 15874"/>
                            <a:gd name="T100" fmla="+- 0 11414 490"/>
                            <a:gd name="T101" fmla="*/ T100 w 10944"/>
                            <a:gd name="T102" fmla="+- 0 16363 490"/>
                            <a:gd name="T103" fmla="*/ 16363 h 15874"/>
                            <a:gd name="T104" fmla="+- 0 11424 490"/>
                            <a:gd name="T105" fmla="*/ T104 w 10944"/>
                            <a:gd name="T106" fmla="+- 0 16363 490"/>
                            <a:gd name="T107" fmla="*/ 16363 h 15874"/>
                            <a:gd name="T108" fmla="+- 0 11434 490"/>
                            <a:gd name="T109" fmla="*/ T108 w 10944"/>
                            <a:gd name="T110" fmla="+- 0 16363 490"/>
                            <a:gd name="T111" fmla="*/ 16363 h 15874"/>
                            <a:gd name="T112" fmla="+- 0 11434 490"/>
                            <a:gd name="T113" fmla="*/ T112 w 10944"/>
                            <a:gd name="T114" fmla="+- 0 16354 490"/>
                            <a:gd name="T115" fmla="*/ 16354 h 15874"/>
                            <a:gd name="T116" fmla="+- 0 11434 490"/>
                            <a:gd name="T117" fmla="*/ T116 w 10944"/>
                            <a:gd name="T118" fmla="+- 0 16344 490"/>
                            <a:gd name="T119" fmla="*/ 16344 h 15874"/>
                            <a:gd name="T120" fmla="+- 0 11434 490"/>
                            <a:gd name="T121" fmla="*/ T120 w 10944"/>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4" h="15874">
                              <a:moveTo>
                                <a:pt x="10934" y="0"/>
                              </a:moveTo>
                              <a:lnTo>
                                <a:pt x="10924" y="0"/>
                              </a:lnTo>
                              <a:lnTo>
                                <a:pt x="9" y="0"/>
                              </a:lnTo>
                              <a:lnTo>
                                <a:pt x="0" y="0"/>
                              </a:lnTo>
                              <a:lnTo>
                                <a:pt x="0" y="9"/>
                              </a:lnTo>
                              <a:lnTo>
                                <a:pt x="0" y="15854"/>
                              </a:lnTo>
                              <a:lnTo>
                                <a:pt x="9" y="15854"/>
                              </a:lnTo>
                              <a:lnTo>
                                <a:pt x="9" y="9"/>
                              </a:lnTo>
                              <a:lnTo>
                                <a:pt x="10924" y="9"/>
                              </a:lnTo>
                              <a:lnTo>
                                <a:pt x="10924" y="15854"/>
                              </a:lnTo>
                              <a:lnTo>
                                <a:pt x="10934" y="15854"/>
                              </a:lnTo>
                              <a:lnTo>
                                <a:pt x="10934" y="9"/>
                              </a:lnTo>
                              <a:lnTo>
                                <a:pt x="10934" y="0"/>
                              </a:lnTo>
                              <a:close/>
                              <a:moveTo>
                                <a:pt x="10944" y="9"/>
                              </a:moveTo>
                              <a:lnTo>
                                <a:pt x="10934" y="9"/>
                              </a:lnTo>
                              <a:lnTo>
                                <a:pt x="10934" y="15854"/>
                              </a:lnTo>
                              <a:lnTo>
                                <a:pt x="10934" y="15864"/>
                              </a:lnTo>
                              <a:lnTo>
                                <a:pt x="10934" y="15854"/>
                              </a:lnTo>
                              <a:lnTo>
                                <a:pt x="10924" y="15854"/>
                              </a:lnTo>
                              <a:lnTo>
                                <a:pt x="9" y="15854"/>
                              </a:lnTo>
                              <a:lnTo>
                                <a:pt x="0" y="15854"/>
                              </a:lnTo>
                              <a:lnTo>
                                <a:pt x="0" y="15864"/>
                              </a:lnTo>
                              <a:lnTo>
                                <a:pt x="9" y="15864"/>
                              </a:lnTo>
                              <a:lnTo>
                                <a:pt x="9" y="15873"/>
                              </a:lnTo>
                              <a:lnTo>
                                <a:pt x="10924" y="15873"/>
                              </a:lnTo>
                              <a:lnTo>
                                <a:pt x="10934" y="15873"/>
                              </a:lnTo>
                              <a:lnTo>
                                <a:pt x="10944" y="15873"/>
                              </a:lnTo>
                              <a:lnTo>
                                <a:pt x="10944" y="15864"/>
                              </a:lnTo>
                              <a:lnTo>
                                <a:pt x="10944" y="15854"/>
                              </a:lnTo>
                              <a:lnTo>
                                <a:pt x="1094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0446F" id="AutoShape 16" o:spid="_x0000_s1026" style="position:absolute;margin-left:24.5pt;margin-top:24.5pt;width:547.2pt;height:793.7pt;z-index:-1589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" path="m10934,r-10,l9,,,,,9,,15854r9,l9,9r10915,l10924,15854r10,l10934,9r,-9xm10944,9r-10,l10934,15854r,10l10934,15854r-10,l9,15854r-9,l,15864r9,l9,15873r10915,l10934,15873r10,l10944,15864r,-10l10944,9xe" fillcolor="black" stroked="f">
                <v:path arrowok="t" o:connecttype="custom" o:connectlocs="6943090,311150;6936740,311150;5715,311150;0,311150;0,316865;0,10378440;5715,10378440;5715,316865;6936740,316865;6936740,10378440;6943090,10378440;6943090,316865;6943090,311150;6949440,316865;6943090,316865;6943090,10378440;6943090,10384790;6943090,10384790;6943090,10378440;6936740,10378440;5715,10378440;0,10378440;0,10384790;5715,10384790;5715,10390505;6936740,10390505;6943090,10390505;6949440,10390505;6949440,10384790;6949440,10378440;6949440,316865" o:connectangles="0,0,0,0,0,0,0,0,0,0,0,0,0,0,0,0,0,0,0,0,0,0,0,0,0,0,0,0,0,0,0"/>
                <w10:wrap anchorx="page" anchory="page"/>
              </v:shape>
            </w:pict>
          </mc:Fallback>
        </mc:AlternateContent>
      </w:r>
      <w:r w:rsidR="006A2763" w:rsidRPr="00BC67E2">
        <w:rPr>
          <w:rFonts w:ascii="Arial"/>
          <w:b/>
          <w:w w:val="95"/>
          <w:sz w:val="36"/>
          <w:szCs w:val="36"/>
        </w:rPr>
        <w:t>TABLE</w:t>
      </w:r>
      <w:r w:rsidR="006A2763" w:rsidRPr="00BC67E2">
        <w:rPr>
          <w:rFonts w:ascii="Arial"/>
          <w:b/>
          <w:spacing w:val="36"/>
          <w:w w:val="95"/>
          <w:sz w:val="36"/>
          <w:szCs w:val="36"/>
        </w:rPr>
        <w:t xml:space="preserve"> </w:t>
      </w:r>
      <w:r w:rsidR="006A2763" w:rsidRPr="00BC67E2">
        <w:rPr>
          <w:rFonts w:ascii="Arial"/>
          <w:b/>
          <w:w w:val="95"/>
          <w:sz w:val="36"/>
          <w:szCs w:val="36"/>
        </w:rPr>
        <w:t>OF</w:t>
      </w:r>
      <w:r w:rsidR="006A2763" w:rsidRPr="00BC67E2">
        <w:rPr>
          <w:rFonts w:ascii="Arial"/>
          <w:b/>
          <w:spacing w:val="31"/>
          <w:w w:val="95"/>
          <w:sz w:val="36"/>
          <w:szCs w:val="36"/>
        </w:rPr>
        <w:t xml:space="preserve"> </w:t>
      </w:r>
      <w:r w:rsidR="006A2763" w:rsidRPr="00BC67E2">
        <w:rPr>
          <w:rFonts w:ascii="Arial"/>
          <w:b/>
          <w:w w:val="95"/>
          <w:sz w:val="36"/>
          <w:szCs w:val="36"/>
        </w:rPr>
        <w:t>CONTENTS</w:t>
      </w:r>
    </w:p>
    <w:p w14:paraId="07DEDA21" w14:textId="77777777" w:rsidR="002058CD" w:rsidRDefault="002058CD">
      <w:pPr>
        <w:spacing w:before="59"/>
        <w:ind w:left="1426" w:right="1588"/>
        <w:jc w:val="center"/>
        <w:rPr>
          <w:rFonts w:ascii="Arial"/>
          <w:b/>
          <w:sz w:val="44"/>
        </w:rPr>
      </w:pPr>
    </w:p>
    <w:p w14:paraId="69324D1D" w14:textId="77777777" w:rsidR="003A62A9" w:rsidRPr="00BC67E2" w:rsidRDefault="006A2763" w:rsidP="002058CD">
      <w:pPr>
        <w:spacing w:before="369"/>
        <w:ind w:left="731"/>
        <w:rPr>
          <w:rFonts w:ascii="Arial"/>
          <w:b/>
          <w:sz w:val="28"/>
          <w:szCs w:val="28"/>
        </w:rPr>
      </w:pPr>
      <w:r w:rsidRPr="00BC67E2">
        <w:rPr>
          <w:rFonts w:ascii="Arial"/>
          <w:b/>
          <w:spacing w:val="-1"/>
          <w:sz w:val="28"/>
          <w:szCs w:val="28"/>
        </w:rPr>
        <w:t>CHAPTER</w:t>
      </w:r>
      <w:r w:rsidRPr="00BC67E2">
        <w:rPr>
          <w:rFonts w:ascii="Arial"/>
          <w:b/>
          <w:spacing w:val="-16"/>
          <w:sz w:val="28"/>
          <w:szCs w:val="28"/>
        </w:rPr>
        <w:t xml:space="preserve"> </w:t>
      </w:r>
      <w:r w:rsidRPr="00BC67E2">
        <w:rPr>
          <w:rFonts w:ascii="Arial"/>
          <w:b/>
          <w:spacing w:val="-1"/>
          <w:sz w:val="28"/>
          <w:szCs w:val="28"/>
        </w:rPr>
        <w:t>1:</w:t>
      </w:r>
      <w:r w:rsidRPr="00BC67E2">
        <w:rPr>
          <w:rFonts w:ascii="Arial"/>
          <w:b/>
          <w:spacing w:val="-13"/>
          <w:sz w:val="28"/>
          <w:szCs w:val="28"/>
        </w:rPr>
        <w:t xml:space="preserve"> </w:t>
      </w:r>
      <w:r w:rsidRPr="00BC67E2">
        <w:rPr>
          <w:rFonts w:ascii="Arial"/>
          <w:b/>
          <w:spacing w:val="-1"/>
          <w:sz w:val="28"/>
          <w:szCs w:val="28"/>
        </w:rPr>
        <w:t>INTRODUCTION</w:t>
      </w:r>
    </w:p>
    <w:p w14:paraId="49C54EF7" w14:textId="77777777" w:rsidR="003A62A9" w:rsidRDefault="003A62A9" w:rsidP="002058CD">
      <w:pPr>
        <w:pStyle w:val="BodyText"/>
        <w:spacing w:before="4"/>
        <w:rPr>
          <w:rFonts w:ascii="Arial"/>
          <w:b/>
          <w:sz w:val="25"/>
        </w:rPr>
      </w:pPr>
    </w:p>
    <w:p w14:paraId="1F66BE94" w14:textId="2FD8D6DA" w:rsidR="007819ED" w:rsidRDefault="006A2763" w:rsidP="007819ED">
      <w:pPr>
        <w:pStyle w:val="ListParagraph"/>
        <w:numPr>
          <w:ilvl w:val="1"/>
          <w:numId w:val="23"/>
        </w:numPr>
        <w:tabs>
          <w:tab w:val="left" w:pos="1357"/>
          <w:tab w:val="left" w:pos="1358"/>
        </w:tabs>
        <w:rPr>
          <w:rFonts w:ascii="Times New Roman" w:hAnsi="Times New Roman" w:cs="Times New Roman"/>
          <w:spacing w:val="-1"/>
          <w:sz w:val="24"/>
          <w:szCs w:val="24"/>
        </w:rPr>
      </w:pPr>
      <w:r w:rsidRPr="007819ED">
        <w:rPr>
          <w:rFonts w:ascii="Times New Roman" w:hAnsi="Times New Roman" w:cs="Times New Roman"/>
          <w:spacing w:val="-1"/>
          <w:sz w:val="24"/>
          <w:szCs w:val="24"/>
        </w:rPr>
        <w:t>Problem</w:t>
      </w:r>
      <w:r w:rsidRPr="007819ED">
        <w:rPr>
          <w:rFonts w:ascii="Times New Roman" w:hAnsi="Times New Roman" w:cs="Times New Roman"/>
          <w:spacing w:val="-17"/>
          <w:sz w:val="24"/>
          <w:szCs w:val="24"/>
        </w:rPr>
        <w:t xml:space="preserve"> </w:t>
      </w:r>
      <w:r w:rsidRPr="007819ED">
        <w:rPr>
          <w:rFonts w:ascii="Times New Roman" w:hAnsi="Times New Roman" w:cs="Times New Roman"/>
          <w:spacing w:val="-1"/>
          <w:sz w:val="24"/>
          <w:szCs w:val="24"/>
        </w:rPr>
        <w:t>Description</w:t>
      </w:r>
    </w:p>
    <w:p w14:paraId="2AB32B6F" w14:textId="36961180" w:rsidR="007819ED" w:rsidRPr="007819ED" w:rsidRDefault="007819ED" w:rsidP="007819ED">
      <w:pPr>
        <w:pStyle w:val="ListParagraph"/>
        <w:numPr>
          <w:ilvl w:val="1"/>
          <w:numId w:val="23"/>
        </w:numPr>
        <w:tabs>
          <w:tab w:val="left" w:pos="1357"/>
          <w:tab w:val="left" w:pos="1358"/>
        </w:tabs>
        <w:rPr>
          <w:rFonts w:ascii="Times New Roman" w:hAnsi="Times New Roman" w:cs="Times New Roman"/>
          <w:spacing w:val="-1"/>
          <w:sz w:val="24"/>
          <w:szCs w:val="24"/>
        </w:rPr>
      </w:pPr>
      <w:r w:rsidRPr="007819ED">
        <w:rPr>
          <w:rFonts w:ascii="Times New Roman" w:hAnsi="Times New Roman" w:cs="Times New Roman"/>
          <w:spacing w:val="-1"/>
          <w:sz w:val="24"/>
          <w:szCs w:val="24"/>
        </w:rPr>
        <w:t>Brief Introduction</w:t>
      </w:r>
    </w:p>
    <w:p w14:paraId="2BEFF551" w14:textId="27EEEED4" w:rsidR="003A62A9" w:rsidRPr="00BC67E2" w:rsidRDefault="00BC67E2" w:rsidP="00BC67E2">
      <w:pPr>
        <w:tabs>
          <w:tab w:val="left" w:pos="1357"/>
          <w:tab w:val="left" w:pos="1358"/>
        </w:tabs>
        <w:rPr>
          <w:rFonts w:ascii="Times New Roman" w:hAnsi="Times New Roman" w:cs="Times New Roman"/>
          <w:sz w:val="24"/>
          <w:szCs w:val="24"/>
        </w:rPr>
      </w:pPr>
      <w:r>
        <w:rPr>
          <w:rFonts w:ascii="Times New Roman" w:hAnsi="Times New Roman" w:cs="Times New Roman"/>
          <w:spacing w:val="-1"/>
          <w:sz w:val="24"/>
          <w:szCs w:val="24"/>
        </w:rPr>
        <w:t xml:space="preserve">             1.</w:t>
      </w:r>
      <w:r w:rsidR="007819ED">
        <w:rPr>
          <w:rFonts w:ascii="Times New Roman" w:hAnsi="Times New Roman" w:cs="Times New Roman"/>
          <w:spacing w:val="-1"/>
          <w:sz w:val="24"/>
          <w:szCs w:val="24"/>
        </w:rPr>
        <w:t>3</w:t>
      </w:r>
      <w:r>
        <w:rPr>
          <w:rFonts w:ascii="Times New Roman" w:hAnsi="Times New Roman" w:cs="Times New Roman"/>
          <w:spacing w:val="-1"/>
          <w:sz w:val="24"/>
          <w:szCs w:val="24"/>
        </w:rPr>
        <w:t xml:space="preserve"> </w:t>
      </w:r>
      <w:r w:rsidR="006A2763" w:rsidRPr="00BC67E2">
        <w:rPr>
          <w:rFonts w:ascii="Times New Roman" w:hAnsi="Times New Roman" w:cs="Times New Roman"/>
          <w:spacing w:val="-1"/>
          <w:sz w:val="24"/>
          <w:szCs w:val="24"/>
        </w:rPr>
        <w:t>Proposed</w:t>
      </w:r>
      <w:r w:rsidR="006A2763" w:rsidRPr="00BC67E2">
        <w:rPr>
          <w:rFonts w:ascii="Times New Roman" w:hAnsi="Times New Roman" w:cs="Times New Roman"/>
          <w:spacing w:val="-17"/>
          <w:sz w:val="24"/>
          <w:szCs w:val="24"/>
        </w:rPr>
        <w:t xml:space="preserve"> </w:t>
      </w:r>
      <w:r w:rsidR="006A2763" w:rsidRPr="00BC67E2">
        <w:rPr>
          <w:rFonts w:ascii="Times New Roman" w:hAnsi="Times New Roman" w:cs="Times New Roman"/>
          <w:spacing w:val="-1"/>
          <w:sz w:val="24"/>
          <w:szCs w:val="24"/>
        </w:rPr>
        <w:t>Solution</w:t>
      </w:r>
    </w:p>
    <w:p w14:paraId="2FA2E4CA" w14:textId="77777777" w:rsidR="003A62A9" w:rsidRDefault="003A62A9" w:rsidP="002058CD">
      <w:pPr>
        <w:pStyle w:val="BodyText"/>
        <w:spacing w:before="4"/>
        <w:rPr>
          <w:sz w:val="41"/>
        </w:rPr>
      </w:pPr>
    </w:p>
    <w:p w14:paraId="172FF459" w14:textId="77777777" w:rsidR="003A62A9" w:rsidRPr="00BC67E2" w:rsidRDefault="006A2763" w:rsidP="002058CD">
      <w:pPr>
        <w:ind w:left="731"/>
        <w:rPr>
          <w:rFonts w:ascii="Arial"/>
          <w:b/>
          <w:spacing w:val="-1"/>
          <w:sz w:val="28"/>
          <w:szCs w:val="28"/>
        </w:rPr>
      </w:pPr>
      <w:r w:rsidRPr="00BC67E2">
        <w:rPr>
          <w:rFonts w:ascii="Arial"/>
          <w:b/>
          <w:spacing w:val="-1"/>
          <w:sz w:val="28"/>
          <w:szCs w:val="28"/>
        </w:rPr>
        <w:t>CHAPTER 2: PROJECT DESCRIPTION</w:t>
      </w:r>
    </w:p>
    <w:p w14:paraId="25BDC171" w14:textId="77777777" w:rsidR="003A62A9" w:rsidRDefault="003A62A9" w:rsidP="002058CD">
      <w:pPr>
        <w:pStyle w:val="BodyText"/>
        <w:spacing w:before="3"/>
        <w:rPr>
          <w:rFonts w:ascii="Arial"/>
          <w:b/>
          <w:sz w:val="26"/>
        </w:rPr>
      </w:pPr>
    </w:p>
    <w:p w14:paraId="7BB2CDFC" w14:textId="4784B4B1" w:rsidR="003A62A9" w:rsidRPr="00BC67E2" w:rsidRDefault="006A2763" w:rsidP="00BC67E2">
      <w:pPr>
        <w:pStyle w:val="ListParagraph"/>
        <w:numPr>
          <w:ilvl w:val="1"/>
          <w:numId w:val="11"/>
        </w:numPr>
        <w:tabs>
          <w:tab w:val="left" w:pos="1367"/>
          <w:tab w:val="left" w:pos="1368"/>
        </w:tabs>
        <w:rPr>
          <w:rFonts w:ascii="Times New Roman" w:hAnsi="Times New Roman" w:cs="Times New Roman"/>
          <w:spacing w:val="-1"/>
          <w:sz w:val="24"/>
          <w:szCs w:val="24"/>
        </w:rPr>
      </w:pPr>
      <w:r w:rsidRPr="00BC67E2">
        <w:rPr>
          <w:rFonts w:ascii="Times New Roman" w:hAnsi="Times New Roman" w:cs="Times New Roman"/>
          <w:spacing w:val="-1"/>
          <w:sz w:val="24"/>
          <w:szCs w:val="24"/>
        </w:rPr>
        <w:t xml:space="preserve">System Specification </w:t>
      </w:r>
      <w:r w:rsidR="00E35F50" w:rsidRPr="00BC67E2">
        <w:rPr>
          <w:rFonts w:ascii="Times New Roman" w:hAnsi="Times New Roman" w:cs="Times New Roman"/>
          <w:spacing w:val="-1"/>
          <w:sz w:val="24"/>
          <w:szCs w:val="24"/>
        </w:rPr>
        <w:t>h</w:t>
      </w:r>
      <w:r w:rsidRPr="00BC67E2">
        <w:rPr>
          <w:rFonts w:ascii="Times New Roman" w:hAnsi="Times New Roman" w:cs="Times New Roman"/>
          <w:spacing w:val="-1"/>
          <w:sz w:val="24"/>
          <w:szCs w:val="24"/>
        </w:rPr>
        <w:t>ardware</w:t>
      </w:r>
      <w:r w:rsidR="00E35F50" w:rsidRPr="00BC67E2">
        <w:rPr>
          <w:rFonts w:ascii="Times New Roman" w:hAnsi="Times New Roman" w:cs="Times New Roman"/>
          <w:spacing w:val="-1"/>
          <w:sz w:val="24"/>
          <w:szCs w:val="24"/>
        </w:rPr>
        <w:t xml:space="preserve"> </w:t>
      </w:r>
      <w:r w:rsidRPr="00BC67E2">
        <w:rPr>
          <w:rFonts w:ascii="Times New Roman" w:hAnsi="Times New Roman" w:cs="Times New Roman"/>
          <w:spacing w:val="-1"/>
          <w:sz w:val="24"/>
          <w:szCs w:val="24"/>
        </w:rPr>
        <w:t>and software requirements</w:t>
      </w:r>
    </w:p>
    <w:p w14:paraId="159536C2" w14:textId="2F336306" w:rsidR="003A62A9" w:rsidRPr="00BC67E2" w:rsidRDefault="006A2763" w:rsidP="00BC67E2">
      <w:pPr>
        <w:pStyle w:val="ListParagraph"/>
        <w:numPr>
          <w:ilvl w:val="1"/>
          <w:numId w:val="11"/>
        </w:numPr>
        <w:tabs>
          <w:tab w:val="left" w:pos="1367"/>
          <w:tab w:val="left" w:pos="1368"/>
        </w:tabs>
        <w:rPr>
          <w:rFonts w:ascii="Times New Roman" w:hAnsi="Times New Roman" w:cs="Times New Roman"/>
          <w:spacing w:val="-1"/>
          <w:sz w:val="24"/>
          <w:szCs w:val="24"/>
        </w:rPr>
      </w:pPr>
      <w:r w:rsidRPr="00BC67E2">
        <w:rPr>
          <w:rFonts w:ascii="Times New Roman" w:hAnsi="Times New Roman" w:cs="Times New Roman"/>
          <w:spacing w:val="-1"/>
          <w:sz w:val="24"/>
          <w:szCs w:val="24"/>
        </w:rPr>
        <w:t>Methodology Used</w:t>
      </w:r>
    </w:p>
    <w:p w14:paraId="18626DD8" w14:textId="77777777" w:rsidR="003A62A9" w:rsidRPr="00BC67E2" w:rsidRDefault="006A2763" w:rsidP="00BC67E2">
      <w:pPr>
        <w:pStyle w:val="ListParagraph"/>
        <w:numPr>
          <w:ilvl w:val="1"/>
          <w:numId w:val="11"/>
        </w:numPr>
        <w:tabs>
          <w:tab w:val="left" w:pos="1357"/>
          <w:tab w:val="left" w:pos="1358"/>
        </w:tabs>
        <w:rPr>
          <w:rFonts w:ascii="Times New Roman" w:hAnsi="Times New Roman" w:cs="Times New Roman"/>
          <w:spacing w:val="-1"/>
          <w:sz w:val="24"/>
          <w:szCs w:val="24"/>
        </w:rPr>
      </w:pPr>
      <w:r w:rsidRPr="00BC67E2">
        <w:rPr>
          <w:rFonts w:ascii="Times New Roman" w:hAnsi="Times New Roman" w:cs="Times New Roman"/>
          <w:spacing w:val="-1"/>
          <w:sz w:val="24"/>
          <w:szCs w:val="24"/>
        </w:rPr>
        <w:t>Model used</w:t>
      </w:r>
    </w:p>
    <w:p w14:paraId="131CC83F" w14:textId="77777777" w:rsidR="003A62A9" w:rsidRDefault="003A62A9" w:rsidP="002058CD">
      <w:pPr>
        <w:pStyle w:val="BodyText"/>
      </w:pPr>
    </w:p>
    <w:p w14:paraId="523AC505" w14:textId="32DCF786" w:rsidR="003A62A9" w:rsidRPr="00BC67E2" w:rsidRDefault="006A2763" w:rsidP="00BC67E2">
      <w:pPr>
        <w:ind w:left="731"/>
        <w:rPr>
          <w:rFonts w:ascii="Arial"/>
          <w:b/>
          <w:spacing w:val="-1"/>
          <w:sz w:val="28"/>
          <w:szCs w:val="28"/>
        </w:rPr>
      </w:pPr>
      <w:r w:rsidRPr="00BC67E2">
        <w:rPr>
          <w:rFonts w:ascii="Arial"/>
          <w:b/>
          <w:spacing w:val="-1"/>
          <w:sz w:val="28"/>
          <w:szCs w:val="28"/>
        </w:rPr>
        <w:t>CHAPTER</w:t>
      </w:r>
      <w:r w:rsidR="00775D28" w:rsidRPr="00BC67E2">
        <w:rPr>
          <w:rFonts w:ascii="Arial"/>
          <w:b/>
          <w:spacing w:val="-1"/>
          <w:sz w:val="28"/>
          <w:szCs w:val="28"/>
        </w:rPr>
        <w:t xml:space="preserve"> 3: </w:t>
      </w:r>
      <w:r w:rsidRPr="00BC67E2">
        <w:rPr>
          <w:rFonts w:ascii="Arial"/>
          <w:b/>
          <w:spacing w:val="-1"/>
          <w:sz w:val="28"/>
          <w:szCs w:val="28"/>
        </w:rPr>
        <w:t>FUNCTIONALITIES</w:t>
      </w:r>
    </w:p>
    <w:p w14:paraId="33A52A22" w14:textId="77777777" w:rsidR="003A62A9" w:rsidRDefault="003A62A9" w:rsidP="002058CD">
      <w:pPr>
        <w:pStyle w:val="BodyText"/>
        <w:spacing w:before="3"/>
        <w:rPr>
          <w:rFonts w:ascii="Arial"/>
          <w:b/>
          <w:sz w:val="25"/>
        </w:rPr>
      </w:pPr>
    </w:p>
    <w:p w14:paraId="78EFD645" w14:textId="2D2AF690" w:rsidR="003A62A9" w:rsidRPr="00BC57D6" w:rsidRDefault="006A2763" w:rsidP="00BC57D6">
      <w:pPr>
        <w:pStyle w:val="ListParagraph"/>
        <w:numPr>
          <w:ilvl w:val="1"/>
          <w:numId w:val="12"/>
        </w:numPr>
        <w:tabs>
          <w:tab w:val="left" w:pos="1357"/>
          <w:tab w:val="left" w:pos="1358"/>
        </w:tabs>
        <w:rPr>
          <w:rFonts w:ascii="Times New Roman" w:hAnsi="Times New Roman" w:cs="Times New Roman"/>
          <w:spacing w:val="-1"/>
          <w:sz w:val="24"/>
          <w:szCs w:val="24"/>
        </w:rPr>
      </w:pPr>
      <w:r w:rsidRPr="00BC57D6">
        <w:rPr>
          <w:rFonts w:ascii="Times New Roman" w:hAnsi="Times New Roman" w:cs="Times New Roman"/>
          <w:spacing w:val="-1"/>
          <w:sz w:val="24"/>
          <w:szCs w:val="24"/>
        </w:rPr>
        <w:t>Screenshots of Running Project</w:t>
      </w:r>
    </w:p>
    <w:p w14:paraId="7A265F82" w14:textId="76136D18" w:rsidR="00BC57D6" w:rsidRPr="00BC57D6" w:rsidRDefault="00BC57D6" w:rsidP="00BC57D6">
      <w:pPr>
        <w:pStyle w:val="ListParagraph"/>
        <w:numPr>
          <w:ilvl w:val="1"/>
          <w:numId w:val="12"/>
        </w:numPr>
        <w:tabs>
          <w:tab w:val="left" w:pos="1357"/>
          <w:tab w:val="left" w:pos="1358"/>
        </w:tabs>
        <w:rPr>
          <w:rFonts w:ascii="Times New Roman" w:hAnsi="Times New Roman" w:cs="Times New Roman"/>
          <w:spacing w:val="-1"/>
          <w:sz w:val="24"/>
          <w:szCs w:val="24"/>
        </w:rPr>
      </w:pPr>
      <w:r>
        <w:rPr>
          <w:rFonts w:ascii="Times New Roman" w:hAnsi="Times New Roman" w:cs="Times New Roman"/>
          <w:spacing w:val="-1"/>
          <w:sz w:val="24"/>
          <w:szCs w:val="24"/>
        </w:rPr>
        <w:t>Implementation and Results</w:t>
      </w:r>
    </w:p>
    <w:p w14:paraId="23FBFE31" w14:textId="758F78DA" w:rsidR="003A62A9" w:rsidRPr="00BC67E2" w:rsidRDefault="006A2763" w:rsidP="00BC67E2">
      <w:pPr>
        <w:pStyle w:val="ListParagraph"/>
        <w:numPr>
          <w:ilvl w:val="1"/>
          <w:numId w:val="12"/>
        </w:numPr>
        <w:tabs>
          <w:tab w:val="left" w:pos="1357"/>
          <w:tab w:val="left" w:pos="1358"/>
        </w:tabs>
        <w:rPr>
          <w:rFonts w:ascii="Times New Roman" w:hAnsi="Times New Roman" w:cs="Times New Roman"/>
          <w:spacing w:val="-1"/>
          <w:sz w:val="24"/>
          <w:szCs w:val="24"/>
        </w:rPr>
      </w:pPr>
      <w:r w:rsidRPr="00BC67E2">
        <w:rPr>
          <w:rFonts w:ascii="Times New Roman" w:hAnsi="Times New Roman" w:cs="Times New Roman"/>
          <w:spacing w:val="-1"/>
          <w:sz w:val="24"/>
          <w:szCs w:val="24"/>
        </w:rPr>
        <w:t>Advantages and Disadvantages of the System</w:t>
      </w:r>
    </w:p>
    <w:p w14:paraId="155371A6" w14:textId="77777777" w:rsidR="003A62A9" w:rsidRDefault="003A62A9" w:rsidP="002058CD">
      <w:pPr>
        <w:pStyle w:val="BodyText"/>
      </w:pPr>
    </w:p>
    <w:p w14:paraId="3D3BAA99" w14:textId="77777777" w:rsidR="003A62A9" w:rsidRDefault="003A62A9" w:rsidP="002058CD">
      <w:pPr>
        <w:pStyle w:val="BodyText"/>
        <w:spacing w:before="1"/>
        <w:rPr>
          <w:sz w:val="27"/>
        </w:rPr>
      </w:pPr>
    </w:p>
    <w:p w14:paraId="350C7963" w14:textId="77777777" w:rsidR="003A62A9" w:rsidRPr="00BC67E2" w:rsidRDefault="006A2763" w:rsidP="00BC67E2">
      <w:pPr>
        <w:ind w:left="731"/>
        <w:rPr>
          <w:rFonts w:ascii="Arial"/>
          <w:b/>
          <w:spacing w:val="-1"/>
          <w:sz w:val="28"/>
          <w:szCs w:val="28"/>
        </w:rPr>
      </w:pPr>
      <w:r w:rsidRPr="00BC67E2">
        <w:rPr>
          <w:rFonts w:ascii="Arial"/>
          <w:b/>
          <w:spacing w:val="-1"/>
          <w:sz w:val="28"/>
          <w:szCs w:val="28"/>
        </w:rPr>
        <w:t>CHAPTER 4: CONCLUSION AND FUTURE SCOPE</w:t>
      </w:r>
    </w:p>
    <w:p w14:paraId="3A99A195" w14:textId="77777777" w:rsidR="003A62A9" w:rsidRDefault="003A62A9" w:rsidP="002058CD">
      <w:pPr>
        <w:pStyle w:val="BodyText"/>
        <w:rPr>
          <w:rFonts w:ascii="Arial"/>
          <w:b/>
          <w:sz w:val="30"/>
        </w:rPr>
      </w:pPr>
    </w:p>
    <w:p w14:paraId="32D8AA12" w14:textId="77777777" w:rsidR="003A62A9" w:rsidRDefault="003A62A9" w:rsidP="002058CD">
      <w:pPr>
        <w:pStyle w:val="BodyText"/>
        <w:rPr>
          <w:rFonts w:ascii="Arial"/>
          <w:b/>
          <w:sz w:val="30"/>
        </w:rPr>
      </w:pPr>
    </w:p>
    <w:p w14:paraId="3D013F51" w14:textId="77777777" w:rsidR="003A62A9" w:rsidRPr="00BC67E2" w:rsidRDefault="006A2763" w:rsidP="00BC67E2">
      <w:pPr>
        <w:ind w:left="731"/>
        <w:rPr>
          <w:rFonts w:ascii="Arial"/>
          <w:b/>
          <w:spacing w:val="-1"/>
          <w:sz w:val="28"/>
          <w:szCs w:val="28"/>
        </w:rPr>
      </w:pPr>
      <w:r w:rsidRPr="00BC67E2">
        <w:rPr>
          <w:rFonts w:ascii="Arial"/>
          <w:b/>
          <w:spacing w:val="-1"/>
          <w:sz w:val="28"/>
          <w:szCs w:val="28"/>
        </w:rPr>
        <w:t>CHAPTER 5: BIBLIOGRAPHY</w:t>
      </w:r>
    </w:p>
    <w:p w14:paraId="73E6EAE7" w14:textId="77777777" w:rsidR="003A62A9" w:rsidRDefault="003A62A9">
      <w:pPr>
        <w:rPr>
          <w:rFonts w:ascii="Arial"/>
          <w:sz w:val="27"/>
        </w:rPr>
        <w:sectPr w:rsidR="003A62A9" w:rsidSect="008E1917">
          <w:footerReference w:type="default" r:id="rId10"/>
          <w:pgSz w:w="11920" w:h="16850"/>
          <w:pgMar w:top="1380" w:right="640" w:bottom="520" w:left="800" w:header="0" w:footer="333" w:gutter="0"/>
          <w:pgBorders w:offsetFrom="page">
            <w:top w:val="single" w:sz="4" w:space="24" w:color="auto"/>
            <w:left w:val="single" w:sz="4" w:space="24" w:color="auto"/>
            <w:bottom w:val="single" w:sz="4" w:space="24" w:color="auto"/>
            <w:right w:val="single" w:sz="4" w:space="24" w:color="auto"/>
          </w:pgBorders>
          <w:cols w:space="720"/>
        </w:sectPr>
      </w:pPr>
    </w:p>
    <w:p w14:paraId="47A3A998" w14:textId="2CD980CF" w:rsidR="00AB4C51" w:rsidRPr="00BC67E2" w:rsidRDefault="00AB4C51" w:rsidP="00AB4C51">
      <w:pPr>
        <w:spacing w:before="369"/>
        <w:jc w:val="center"/>
        <w:rPr>
          <w:rFonts w:ascii="Arial"/>
          <w:b/>
          <w:sz w:val="28"/>
          <w:szCs w:val="28"/>
        </w:rPr>
      </w:pPr>
      <w:r w:rsidRPr="00AB4C51">
        <w:rPr>
          <w:rFonts w:ascii="Arial"/>
          <w:b/>
          <w:spacing w:val="-1"/>
          <w:sz w:val="36"/>
          <w:szCs w:val="36"/>
        </w:rPr>
        <w:lastRenderedPageBreak/>
        <w:t>INTRODUCTION</w:t>
      </w:r>
    </w:p>
    <w:p w14:paraId="4BCD4524" w14:textId="77777777" w:rsidR="00AB4C51" w:rsidRDefault="00AB4C51" w:rsidP="00660A29">
      <w:pPr>
        <w:spacing w:before="59"/>
        <w:ind w:left="244" w:right="1588" w:firstLine="720"/>
        <w:rPr>
          <w:rFonts w:ascii="Arial"/>
          <w:b/>
          <w:w w:val="95"/>
          <w:sz w:val="32"/>
          <w:szCs w:val="32"/>
        </w:rPr>
      </w:pPr>
    </w:p>
    <w:p w14:paraId="332904A3" w14:textId="77777777" w:rsidR="00AB4C51" w:rsidRDefault="00AB4C51" w:rsidP="00660A29">
      <w:pPr>
        <w:spacing w:before="59"/>
        <w:ind w:left="244" w:right="1588" w:firstLine="720"/>
        <w:rPr>
          <w:rFonts w:ascii="Arial"/>
          <w:b/>
          <w:w w:val="95"/>
          <w:sz w:val="32"/>
          <w:szCs w:val="32"/>
        </w:rPr>
      </w:pPr>
    </w:p>
    <w:p w14:paraId="1B7792BE" w14:textId="5247949A" w:rsidR="003A62A9" w:rsidRPr="007819ED" w:rsidRDefault="00CA33E0" w:rsidP="007819ED">
      <w:pPr>
        <w:pStyle w:val="ListParagraph"/>
        <w:numPr>
          <w:ilvl w:val="1"/>
          <w:numId w:val="24"/>
        </w:numPr>
        <w:spacing w:before="59"/>
        <w:ind w:right="1588"/>
        <w:rPr>
          <w:b/>
          <w:w w:val="95"/>
          <w:sz w:val="28"/>
          <w:szCs w:val="28"/>
        </w:rPr>
      </w:pPr>
      <w:r>
        <w:rPr>
          <w:noProof/>
          <w:w w:val="95"/>
        </w:rPr>
        <mc:AlternateContent>
          <mc:Choice Requires="wps">
            <w:drawing>
              <wp:anchor distT="0" distB="0" distL="114300" distR="114300" simplePos="0" relativeHeight="487421952" behindDoc="1" locked="0" layoutInCell="1" allowOverlap="1" wp14:anchorId="00DC5633" wp14:editId="450B018F">
                <wp:simplePos x="0" y="0"/>
                <wp:positionH relativeFrom="page">
                  <wp:posOffset>311150</wp:posOffset>
                </wp:positionH>
                <wp:positionV relativeFrom="page">
                  <wp:posOffset>311150</wp:posOffset>
                </wp:positionV>
                <wp:extent cx="6949440" cy="10079990"/>
                <wp:effectExtent l="0" t="0" r="0" b="0"/>
                <wp:wrapNone/>
                <wp:docPr id="448431827"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0079990"/>
                        </a:xfrm>
                        <a:custGeom>
                          <a:avLst/>
                          <a:gdLst>
                            <a:gd name="T0" fmla="+- 0 11424 490"/>
                            <a:gd name="T1" fmla="*/ T0 w 10944"/>
                            <a:gd name="T2" fmla="+- 0 490 490"/>
                            <a:gd name="T3" fmla="*/ 490 h 15874"/>
                            <a:gd name="T4" fmla="+- 0 11414 490"/>
                            <a:gd name="T5" fmla="*/ T4 w 10944"/>
                            <a:gd name="T6" fmla="+- 0 490 490"/>
                            <a:gd name="T7" fmla="*/ 490 h 15874"/>
                            <a:gd name="T8" fmla="+- 0 499 490"/>
                            <a:gd name="T9" fmla="*/ T8 w 10944"/>
                            <a:gd name="T10" fmla="+- 0 490 490"/>
                            <a:gd name="T11" fmla="*/ 490 h 15874"/>
                            <a:gd name="T12" fmla="+- 0 490 490"/>
                            <a:gd name="T13" fmla="*/ T12 w 10944"/>
                            <a:gd name="T14" fmla="+- 0 490 490"/>
                            <a:gd name="T15" fmla="*/ 490 h 15874"/>
                            <a:gd name="T16" fmla="+- 0 490 490"/>
                            <a:gd name="T17" fmla="*/ T16 w 10944"/>
                            <a:gd name="T18" fmla="+- 0 499 490"/>
                            <a:gd name="T19" fmla="*/ 499 h 15874"/>
                            <a:gd name="T20" fmla="+- 0 490 490"/>
                            <a:gd name="T21" fmla="*/ T20 w 10944"/>
                            <a:gd name="T22" fmla="+- 0 16344 490"/>
                            <a:gd name="T23" fmla="*/ 16344 h 15874"/>
                            <a:gd name="T24" fmla="+- 0 499 490"/>
                            <a:gd name="T25" fmla="*/ T24 w 10944"/>
                            <a:gd name="T26" fmla="+- 0 16344 490"/>
                            <a:gd name="T27" fmla="*/ 16344 h 15874"/>
                            <a:gd name="T28" fmla="+- 0 499 490"/>
                            <a:gd name="T29" fmla="*/ T28 w 10944"/>
                            <a:gd name="T30" fmla="+- 0 499 490"/>
                            <a:gd name="T31" fmla="*/ 499 h 15874"/>
                            <a:gd name="T32" fmla="+- 0 11414 490"/>
                            <a:gd name="T33" fmla="*/ T32 w 10944"/>
                            <a:gd name="T34" fmla="+- 0 499 490"/>
                            <a:gd name="T35" fmla="*/ 499 h 15874"/>
                            <a:gd name="T36" fmla="+- 0 11414 490"/>
                            <a:gd name="T37" fmla="*/ T36 w 10944"/>
                            <a:gd name="T38" fmla="+- 0 16344 490"/>
                            <a:gd name="T39" fmla="*/ 16344 h 15874"/>
                            <a:gd name="T40" fmla="+- 0 11424 490"/>
                            <a:gd name="T41" fmla="*/ T40 w 10944"/>
                            <a:gd name="T42" fmla="+- 0 16344 490"/>
                            <a:gd name="T43" fmla="*/ 16344 h 15874"/>
                            <a:gd name="T44" fmla="+- 0 11424 490"/>
                            <a:gd name="T45" fmla="*/ T44 w 10944"/>
                            <a:gd name="T46" fmla="+- 0 499 490"/>
                            <a:gd name="T47" fmla="*/ 499 h 15874"/>
                            <a:gd name="T48" fmla="+- 0 11424 490"/>
                            <a:gd name="T49" fmla="*/ T48 w 10944"/>
                            <a:gd name="T50" fmla="+- 0 490 490"/>
                            <a:gd name="T51" fmla="*/ 490 h 15874"/>
                            <a:gd name="T52" fmla="+- 0 11434 490"/>
                            <a:gd name="T53" fmla="*/ T52 w 10944"/>
                            <a:gd name="T54" fmla="+- 0 499 490"/>
                            <a:gd name="T55" fmla="*/ 499 h 15874"/>
                            <a:gd name="T56" fmla="+- 0 11424 490"/>
                            <a:gd name="T57" fmla="*/ T56 w 10944"/>
                            <a:gd name="T58" fmla="+- 0 499 490"/>
                            <a:gd name="T59" fmla="*/ 499 h 15874"/>
                            <a:gd name="T60" fmla="+- 0 11424 490"/>
                            <a:gd name="T61" fmla="*/ T60 w 10944"/>
                            <a:gd name="T62" fmla="+- 0 16344 490"/>
                            <a:gd name="T63" fmla="*/ 16344 h 15874"/>
                            <a:gd name="T64" fmla="+- 0 11424 490"/>
                            <a:gd name="T65" fmla="*/ T64 w 10944"/>
                            <a:gd name="T66" fmla="+- 0 16354 490"/>
                            <a:gd name="T67" fmla="*/ 16354 h 15874"/>
                            <a:gd name="T68" fmla="+- 0 11424 490"/>
                            <a:gd name="T69" fmla="*/ T68 w 10944"/>
                            <a:gd name="T70" fmla="+- 0 16354 490"/>
                            <a:gd name="T71" fmla="*/ 16354 h 15874"/>
                            <a:gd name="T72" fmla="+- 0 11424 490"/>
                            <a:gd name="T73" fmla="*/ T72 w 10944"/>
                            <a:gd name="T74" fmla="+- 0 16344 490"/>
                            <a:gd name="T75" fmla="*/ 16344 h 15874"/>
                            <a:gd name="T76" fmla="+- 0 11414 490"/>
                            <a:gd name="T77" fmla="*/ T76 w 10944"/>
                            <a:gd name="T78" fmla="+- 0 16344 490"/>
                            <a:gd name="T79" fmla="*/ 16344 h 15874"/>
                            <a:gd name="T80" fmla="+- 0 499 490"/>
                            <a:gd name="T81" fmla="*/ T80 w 10944"/>
                            <a:gd name="T82" fmla="+- 0 16344 490"/>
                            <a:gd name="T83" fmla="*/ 16344 h 15874"/>
                            <a:gd name="T84" fmla="+- 0 490 490"/>
                            <a:gd name="T85" fmla="*/ T84 w 10944"/>
                            <a:gd name="T86" fmla="+- 0 16344 490"/>
                            <a:gd name="T87" fmla="*/ 16344 h 15874"/>
                            <a:gd name="T88" fmla="+- 0 490 490"/>
                            <a:gd name="T89" fmla="*/ T88 w 10944"/>
                            <a:gd name="T90" fmla="+- 0 16354 490"/>
                            <a:gd name="T91" fmla="*/ 16354 h 15874"/>
                            <a:gd name="T92" fmla="+- 0 499 490"/>
                            <a:gd name="T93" fmla="*/ T92 w 10944"/>
                            <a:gd name="T94" fmla="+- 0 16354 490"/>
                            <a:gd name="T95" fmla="*/ 16354 h 15874"/>
                            <a:gd name="T96" fmla="+- 0 499 490"/>
                            <a:gd name="T97" fmla="*/ T96 w 10944"/>
                            <a:gd name="T98" fmla="+- 0 16363 490"/>
                            <a:gd name="T99" fmla="*/ 16363 h 15874"/>
                            <a:gd name="T100" fmla="+- 0 11414 490"/>
                            <a:gd name="T101" fmla="*/ T100 w 10944"/>
                            <a:gd name="T102" fmla="+- 0 16363 490"/>
                            <a:gd name="T103" fmla="*/ 16363 h 15874"/>
                            <a:gd name="T104" fmla="+- 0 11424 490"/>
                            <a:gd name="T105" fmla="*/ T104 w 10944"/>
                            <a:gd name="T106" fmla="+- 0 16363 490"/>
                            <a:gd name="T107" fmla="*/ 16363 h 15874"/>
                            <a:gd name="T108" fmla="+- 0 11434 490"/>
                            <a:gd name="T109" fmla="*/ T108 w 10944"/>
                            <a:gd name="T110" fmla="+- 0 16363 490"/>
                            <a:gd name="T111" fmla="*/ 16363 h 15874"/>
                            <a:gd name="T112" fmla="+- 0 11434 490"/>
                            <a:gd name="T113" fmla="*/ T112 w 10944"/>
                            <a:gd name="T114" fmla="+- 0 16354 490"/>
                            <a:gd name="T115" fmla="*/ 16354 h 15874"/>
                            <a:gd name="T116" fmla="+- 0 11434 490"/>
                            <a:gd name="T117" fmla="*/ T116 w 10944"/>
                            <a:gd name="T118" fmla="+- 0 16344 490"/>
                            <a:gd name="T119" fmla="*/ 16344 h 15874"/>
                            <a:gd name="T120" fmla="+- 0 11434 490"/>
                            <a:gd name="T121" fmla="*/ T120 w 10944"/>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4" h="15874">
                              <a:moveTo>
                                <a:pt x="10934" y="0"/>
                              </a:moveTo>
                              <a:lnTo>
                                <a:pt x="10924" y="0"/>
                              </a:lnTo>
                              <a:lnTo>
                                <a:pt x="9" y="0"/>
                              </a:lnTo>
                              <a:lnTo>
                                <a:pt x="0" y="0"/>
                              </a:lnTo>
                              <a:lnTo>
                                <a:pt x="0" y="9"/>
                              </a:lnTo>
                              <a:lnTo>
                                <a:pt x="0" y="15854"/>
                              </a:lnTo>
                              <a:lnTo>
                                <a:pt x="9" y="15854"/>
                              </a:lnTo>
                              <a:lnTo>
                                <a:pt x="9" y="9"/>
                              </a:lnTo>
                              <a:lnTo>
                                <a:pt x="10924" y="9"/>
                              </a:lnTo>
                              <a:lnTo>
                                <a:pt x="10924" y="15854"/>
                              </a:lnTo>
                              <a:lnTo>
                                <a:pt x="10934" y="15854"/>
                              </a:lnTo>
                              <a:lnTo>
                                <a:pt x="10934" y="9"/>
                              </a:lnTo>
                              <a:lnTo>
                                <a:pt x="10934" y="0"/>
                              </a:lnTo>
                              <a:close/>
                              <a:moveTo>
                                <a:pt x="10944" y="9"/>
                              </a:moveTo>
                              <a:lnTo>
                                <a:pt x="10934" y="9"/>
                              </a:lnTo>
                              <a:lnTo>
                                <a:pt x="10934" y="15854"/>
                              </a:lnTo>
                              <a:lnTo>
                                <a:pt x="10934" y="15864"/>
                              </a:lnTo>
                              <a:lnTo>
                                <a:pt x="10934" y="15854"/>
                              </a:lnTo>
                              <a:lnTo>
                                <a:pt x="10924" y="15854"/>
                              </a:lnTo>
                              <a:lnTo>
                                <a:pt x="9" y="15854"/>
                              </a:lnTo>
                              <a:lnTo>
                                <a:pt x="0" y="15854"/>
                              </a:lnTo>
                              <a:lnTo>
                                <a:pt x="0" y="15864"/>
                              </a:lnTo>
                              <a:lnTo>
                                <a:pt x="9" y="15864"/>
                              </a:lnTo>
                              <a:lnTo>
                                <a:pt x="9" y="15873"/>
                              </a:lnTo>
                              <a:lnTo>
                                <a:pt x="10924" y="15873"/>
                              </a:lnTo>
                              <a:lnTo>
                                <a:pt x="10934" y="15873"/>
                              </a:lnTo>
                              <a:lnTo>
                                <a:pt x="10944" y="15873"/>
                              </a:lnTo>
                              <a:lnTo>
                                <a:pt x="10944" y="15864"/>
                              </a:lnTo>
                              <a:lnTo>
                                <a:pt x="10944" y="15854"/>
                              </a:lnTo>
                              <a:lnTo>
                                <a:pt x="1094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81FCE" id="AutoShape 15" o:spid="_x0000_s1026" style="position:absolute;margin-left:24.5pt;margin-top:24.5pt;width:547.2pt;height:793.7pt;z-index:-1589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" path="m10934,r-10,l9,,,,,9,,15854r9,l9,9r10915,l10924,15854r10,l10934,9r,-9xm10944,9r-10,l10934,15854r,10l10934,15854r-10,l9,15854r-9,l,15864r9,l9,15873r10915,l10934,15873r10,l10944,15864r,-10l10944,9xe" fillcolor="black" stroked="f">
                <v:path arrowok="t" o:connecttype="custom" o:connectlocs="6943090,311150;6936740,311150;5715,311150;0,311150;0,316865;0,10378440;5715,10378440;5715,316865;6936740,316865;6936740,10378440;6943090,10378440;6943090,316865;6943090,311150;6949440,316865;6943090,316865;6943090,10378440;6943090,10384790;6943090,10384790;6943090,10378440;6936740,10378440;5715,10378440;0,10378440;0,10384790;5715,10384790;5715,10390505;6936740,10390505;6943090,10390505;6949440,10390505;6949440,10384790;6949440,10378440;6949440,316865" o:connectangles="0,0,0,0,0,0,0,0,0,0,0,0,0,0,0,0,0,0,0,0,0,0,0,0,0,0,0,0,0,0,0"/>
                <w10:wrap anchorx="page" anchory="page"/>
              </v:shape>
            </w:pict>
          </mc:Fallback>
        </mc:AlternateContent>
      </w:r>
      <w:r w:rsidR="006A2763" w:rsidRPr="007819ED">
        <w:rPr>
          <w:b/>
          <w:w w:val="95"/>
          <w:sz w:val="28"/>
          <w:szCs w:val="28"/>
        </w:rPr>
        <w:t>PROBLEM DESCRIPTION</w:t>
      </w:r>
    </w:p>
    <w:p w14:paraId="14049C9B" w14:textId="77777777" w:rsidR="007819ED" w:rsidRPr="007819ED" w:rsidRDefault="007819ED" w:rsidP="007819ED">
      <w:pPr>
        <w:pStyle w:val="ListParagraph"/>
        <w:spacing w:before="59"/>
        <w:ind w:left="1684" w:right="1588" w:firstLine="0"/>
        <w:rPr>
          <w:b/>
          <w:w w:val="95"/>
          <w:sz w:val="28"/>
          <w:szCs w:val="28"/>
        </w:rPr>
      </w:pPr>
    </w:p>
    <w:p w14:paraId="2BF6C7C7" w14:textId="0D4312BD" w:rsidR="00F84548" w:rsidRPr="007819ED" w:rsidRDefault="00F84548" w:rsidP="007819ED">
      <w:pPr>
        <w:pStyle w:val="BodyText"/>
        <w:spacing w:before="6"/>
        <w:ind w:left="964" w:right="1259"/>
        <w:jc w:val="both"/>
        <w:rPr>
          <w:rFonts w:ascii="Arial" w:eastAsia="Arial" w:hAnsi="Arial" w:cs="Arial"/>
          <w:b/>
          <w:bCs/>
        </w:rPr>
      </w:pPr>
      <w:r w:rsidRPr="007819ED">
        <w:rPr>
          <w:rFonts w:ascii="Times New Roman" w:hAnsi="Times New Roman" w:cs="Times New Roman"/>
          <w:bCs/>
          <w:sz w:val="24"/>
          <w:szCs w:val="24"/>
        </w:rPr>
        <w:t>The circulation of counterfeit currency poses a significant threat to financial systems and can lead to economic instability.</w:t>
      </w:r>
      <w:r w:rsidR="00C323DF">
        <w:rPr>
          <w:rFonts w:ascii="Times New Roman" w:hAnsi="Times New Roman" w:cs="Times New Roman"/>
          <w:bCs/>
          <w:sz w:val="24"/>
          <w:szCs w:val="24"/>
        </w:rPr>
        <w:t xml:space="preserve"> </w:t>
      </w:r>
      <w:proofErr w:type="gramStart"/>
      <w:r w:rsidRPr="007819ED">
        <w:rPr>
          <w:rFonts w:ascii="Times New Roman" w:hAnsi="Times New Roman" w:cs="Times New Roman"/>
          <w:bCs/>
          <w:sz w:val="24"/>
          <w:szCs w:val="24"/>
        </w:rPr>
        <w:t>Indeed</w:t>
      </w:r>
      <w:proofErr w:type="gramEnd"/>
      <w:r w:rsidRPr="007819ED">
        <w:rPr>
          <w:rFonts w:ascii="Times New Roman" w:hAnsi="Times New Roman" w:cs="Times New Roman"/>
          <w:bCs/>
          <w:sz w:val="24"/>
          <w:szCs w:val="24"/>
        </w:rPr>
        <w:t xml:space="preserve"> there has been an increasing number of counterfeit notes in the market. </w:t>
      </w:r>
      <w:ins w:id="4" w:author="Saumya Bansal" w:date="2023-12-08T13:26:00Z">
        <w:r w:rsidRPr="007819ED">
          <w:rPr>
            <w:rFonts w:ascii="Times New Roman" w:hAnsi="Times New Roman" w:cs="Times New Roman"/>
            <w:bCs/>
            <w:sz w:val="24"/>
            <w:szCs w:val="24"/>
          </w:rPr>
          <w:t xml:space="preserve">Achieving a high level of accuracy and reliability in fake currency detection is crucial for financial institutions, businesses, and authorities to safeguard against economic fraud and ensure the stability of financial systems. </w:t>
        </w:r>
      </w:ins>
      <w:r w:rsidR="00487DAD">
        <w:rPr>
          <w:rFonts w:ascii="Times New Roman" w:hAnsi="Times New Roman" w:cs="Times New Roman"/>
          <w:bCs/>
          <w:sz w:val="24"/>
          <w:szCs w:val="24"/>
        </w:rPr>
        <w:t>The work aims</w:t>
      </w:r>
      <w:r w:rsidRPr="007819ED">
        <w:rPr>
          <w:rFonts w:ascii="Times New Roman" w:hAnsi="Times New Roman" w:cs="Times New Roman"/>
          <w:bCs/>
          <w:sz w:val="24"/>
          <w:szCs w:val="24"/>
        </w:rPr>
        <w:t xml:space="preserve"> to accurately classify and differentiate between authentic and fake currency notes by analysing various features such as texture, colour, patterns, and other relevant characteristics. The success is</w:t>
      </w:r>
      <w:r w:rsidR="00487DAD">
        <w:rPr>
          <w:rFonts w:ascii="Times New Roman" w:hAnsi="Times New Roman" w:cs="Times New Roman"/>
          <w:bCs/>
          <w:sz w:val="24"/>
          <w:szCs w:val="24"/>
        </w:rPr>
        <w:t xml:space="preserve"> </w:t>
      </w:r>
      <w:r w:rsidRPr="007819ED">
        <w:rPr>
          <w:rFonts w:ascii="Times New Roman" w:hAnsi="Times New Roman" w:cs="Times New Roman"/>
          <w:bCs/>
          <w:sz w:val="24"/>
          <w:szCs w:val="24"/>
        </w:rPr>
        <w:t xml:space="preserve">measured by the model's ability to accurately identify counterfeit currency while minimizing false detections of genuine notes. to solve this problem, a dedicated dataset of genuine and counterfeit notes of Indian currency is used, </w:t>
      </w:r>
      <w:r w:rsidR="00487DAD">
        <w:rPr>
          <w:rFonts w:ascii="Times New Roman" w:hAnsi="Times New Roman" w:cs="Times New Roman"/>
          <w:bCs/>
          <w:sz w:val="24"/>
          <w:szCs w:val="24"/>
        </w:rPr>
        <w:t xml:space="preserve">and </w:t>
      </w:r>
      <w:r w:rsidRPr="007819ED">
        <w:rPr>
          <w:rFonts w:ascii="Times New Roman" w:hAnsi="Times New Roman" w:cs="Times New Roman"/>
          <w:bCs/>
          <w:sz w:val="24"/>
          <w:szCs w:val="24"/>
        </w:rPr>
        <w:t xml:space="preserve">features are extracted using the Conv2d, </w:t>
      </w:r>
      <w:r w:rsidR="00487DAD">
        <w:rPr>
          <w:rFonts w:ascii="Times New Roman" w:hAnsi="Times New Roman" w:cs="Times New Roman"/>
          <w:bCs/>
          <w:sz w:val="24"/>
          <w:szCs w:val="24"/>
        </w:rPr>
        <w:t xml:space="preserve">and </w:t>
      </w:r>
      <w:r w:rsidRPr="007819ED">
        <w:rPr>
          <w:rFonts w:ascii="Times New Roman" w:hAnsi="Times New Roman" w:cs="Times New Roman"/>
          <w:bCs/>
          <w:sz w:val="24"/>
          <w:szCs w:val="24"/>
        </w:rPr>
        <w:t xml:space="preserve">MaxPooling2d layers of </w:t>
      </w:r>
      <w:r w:rsidR="00487DAD">
        <w:rPr>
          <w:rFonts w:ascii="Times New Roman" w:hAnsi="Times New Roman" w:cs="Times New Roman"/>
          <w:bCs/>
          <w:sz w:val="24"/>
          <w:szCs w:val="24"/>
        </w:rPr>
        <w:t xml:space="preserve">the </w:t>
      </w:r>
      <w:r w:rsidRPr="007819ED">
        <w:rPr>
          <w:rFonts w:ascii="Times New Roman" w:hAnsi="Times New Roman" w:cs="Times New Roman"/>
          <w:bCs/>
          <w:sz w:val="24"/>
          <w:szCs w:val="24"/>
        </w:rPr>
        <w:t xml:space="preserve">CNN model from the currency note's images, these features include depth, spatial dimension etc. CNN (Convolutional Neural Network) is used as the deep learning model for fake currency detection and trained the selected model on the dataset, using the relevant features as input and accuracy matrix for the final output. The dataset is divided into training and testing parts based on </w:t>
      </w:r>
      <w:r w:rsidR="00487DAD">
        <w:rPr>
          <w:rFonts w:ascii="Times New Roman" w:hAnsi="Times New Roman" w:cs="Times New Roman"/>
          <w:bCs/>
          <w:sz w:val="24"/>
          <w:szCs w:val="24"/>
        </w:rPr>
        <w:t>tenfold</w:t>
      </w:r>
      <w:r w:rsidRPr="007819ED">
        <w:rPr>
          <w:rFonts w:ascii="Times New Roman" w:hAnsi="Times New Roman" w:cs="Times New Roman"/>
          <w:bCs/>
          <w:sz w:val="24"/>
          <w:szCs w:val="24"/>
        </w:rPr>
        <w:t xml:space="preserve"> cross-validation wherein </w:t>
      </w:r>
      <w:r w:rsidR="00487DAD">
        <w:rPr>
          <w:rFonts w:ascii="Times New Roman" w:hAnsi="Times New Roman" w:cs="Times New Roman"/>
          <w:bCs/>
          <w:sz w:val="24"/>
          <w:szCs w:val="24"/>
        </w:rPr>
        <w:t xml:space="preserve">the </w:t>
      </w:r>
      <w:r w:rsidRPr="007819ED">
        <w:rPr>
          <w:rFonts w:ascii="Times New Roman" w:hAnsi="Times New Roman" w:cs="Times New Roman"/>
          <w:bCs/>
          <w:sz w:val="24"/>
          <w:szCs w:val="24"/>
        </w:rPr>
        <w:t xml:space="preserve">training dataset is used to build the predictor. </w:t>
      </w:r>
      <w:r w:rsidR="00487DAD">
        <w:rPr>
          <w:rFonts w:ascii="Times New Roman" w:hAnsi="Times New Roman" w:cs="Times New Roman"/>
          <w:bCs/>
          <w:sz w:val="24"/>
          <w:szCs w:val="24"/>
        </w:rPr>
        <w:t>The testing</w:t>
      </w:r>
      <w:r w:rsidRPr="007819ED">
        <w:rPr>
          <w:rFonts w:ascii="Times New Roman" w:hAnsi="Times New Roman" w:cs="Times New Roman"/>
          <w:bCs/>
          <w:sz w:val="24"/>
          <w:szCs w:val="24"/>
        </w:rPr>
        <w:t xml:space="preserve"> dataset was used for evaluation purposes, achieving an accuracy of …%</w:t>
      </w:r>
      <w:r w:rsidR="00487DAD">
        <w:rPr>
          <w:rFonts w:ascii="Times New Roman" w:hAnsi="Times New Roman" w:cs="Times New Roman"/>
          <w:bCs/>
          <w:sz w:val="24"/>
          <w:szCs w:val="24"/>
        </w:rPr>
        <w:t>.</w:t>
      </w:r>
      <w:r w:rsidR="00CA33E0" w:rsidRPr="007819ED">
        <w:rPr>
          <w:rFonts w:ascii="Arial" w:eastAsia="Arial" w:hAnsi="Arial" w:cs="Arial"/>
          <w:b/>
          <w:bCs/>
          <w:noProof/>
        </w:rPr>
        <mc:AlternateContent>
          <mc:Choice Requires="wps">
            <w:drawing>
              <wp:anchor distT="0" distB="0" distL="114300" distR="114300" simplePos="0" relativeHeight="487422464" behindDoc="1" locked="0" layoutInCell="1" allowOverlap="1" wp14:anchorId="1FE39D59" wp14:editId="4B6CC37B">
                <wp:simplePos x="0" y="0"/>
                <wp:positionH relativeFrom="page">
                  <wp:posOffset>311150</wp:posOffset>
                </wp:positionH>
                <wp:positionV relativeFrom="page">
                  <wp:posOffset>311150</wp:posOffset>
                </wp:positionV>
                <wp:extent cx="6949440" cy="10079990"/>
                <wp:effectExtent l="0" t="0" r="0" b="0"/>
                <wp:wrapNone/>
                <wp:docPr id="117153474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0079990"/>
                        </a:xfrm>
                        <a:custGeom>
                          <a:avLst/>
                          <a:gdLst>
                            <a:gd name="T0" fmla="+- 0 11424 490"/>
                            <a:gd name="T1" fmla="*/ T0 w 10944"/>
                            <a:gd name="T2" fmla="+- 0 490 490"/>
                            <a:gd name="T3" fmla="*/ 490 h 15874"/>
                            <a:gd name="T4" fmla="+- 0 11414 490"/>
                            <a:gd name="T5" fmla="*/ T4 w 10944"/>
                            <a:gd name="T6" fmla="+- 0 490 490"/>
                            <a:gd name="T7" fmla="*/ 490 h 15874"/>
                            <a:gd name="T8" fmla="+- 0 499 490"/>
                            <a:gd name="T9" fmla="*/ T8 w 10944"/>
                            <a:gd name="T10" fmla="+- 0 490 490"/>
                            <a:gd name="T11" fmla="*/ 490 h 15874"/>
                            <a:gd name="T12" fmla="+- 0 490 490"/>
                            <a:gd name="T13" fmla="*/ T12 w 10944"/>
                            <a:gd name="T14" fmla="+- 0 490 490"/>
                            <a:gd name="T15" fmla="*/ 490 h 15874"/>
                            <a:gd name="T16" fmla="+- 0 490 490"/>
                            <a:gd name="T17" fmla="*/ T16 w 10944"/>
                            <a:gd name="T18" fmla="+- 0 499 490"/>
                            <a:gd name="T19" fmla="*/ 499 h 15874"/>
                            <a:gd name="T20" fmla="+- 0 490 490"/>
                            <a:gd name="T21" fmla="*/ T20 w 10944"/>
                            <a:gd name="T22" fmla="+- 0 16344 490"/>
                            <a:gd name="T23" fmla="*/ 16344 h 15874"/>
                            <a:gd name="T24" fmla="+- 0 499 490"/>
                            <a:gd name="T25" fmla="*/ T24 w 10944"/>
                            <a:gd name="T26" fmla="+- 0 16344 490"/>
                            <a:gd name="T27" fmla="*/ 16344 h 15874"/>
                            <a:gd name="T28" fmla="+- 0 499 490"/>
                            <a:gd name="T29" fmla="*/ T28 w 10944"/>
                            <a:gd name="T30" fmla="+- 0 499 490"/>
                            <a:gd name="T31" fmla="*/ 499 h 15874"/>
                            <a:gd name="T32" fmla="+- 0 11414 490"/>
                            <a:gd name="T33" fmla="*/ T32 w 10944"/>
                            <a:gd name="T34" fmla="+- 0 499 490"/>
                            <a:gd name="T35" fmla="*/ 499 h 15874"/>
                            <a:gd name="T36" fmla="+- 0 11414 490"/>
                            <a:gd name="T37" fmla="*/ T36 w 10944"/>
                            <a:gd name="T38" fmla="+- 0 16344 490"/>
                            <a:gd name="T39" fmla="*/ 16344 h 15874"/>
                            <a:gd name="T40" fmla="+- 0 11424 490"/>
                            <a:gd name="T41" fmla="*/ T40 w 10944"/>
                            <a:gd name="T42" fmla="+- 0 16344 490"/>
                            <a:gd name="T43" fmla="*/ 16344 h 15874"/>
                            <a:gd name="T44" fmla="+- 0 11424 490"/>
                            <a:gd name="T45" fmla="*/ T44 w 10944"/>
                            <a:gd name="T46" fmla="+- 0 499 490"/>
                            <a:gd name="T47" fmla="*/ 499 h 15874"/>
                            <a:gd name="T48" fmla="+- 0 11424 490"/>
                            <a:gd name="T49" fmla="*/ T48 w 10944"/>
                            <a:gd name="T50" fmla="+- 0 490 490"/>
                            <a:gd name="T51" fmla="*/ 490 h 15874"/>
                            <a:gd name="T52" fmla="+- 0 11434 490"/>
                            <a:gd name="T53" fmla="*/ T52 w 10944"/>
                            <a:gd name="T54" fmla="+- 0 499 490"/>
                            <a:gd name="T55" fmla="*/ 499 h 15874"/>
                            <a:gd name="T56" fmla="+- 0 11424 490"/>
                            <a:gd name="T57" fmla="*/ T56 w 10944"/>
                            <a:gd name="T58" fmla="+- 0 499 490"/>
                            <a:gd name="T59" fmla="*/ 499 h 15874"/>
                            <a:gd name="T60" fmla="+- 0 11424 490"/>
                            <a:gd name="T61" fmla="*/ T60 w 10944"/>
                            <a:gd name="T62" fmla="+- 0 16344 490"/>
                            <a:gd name="T63" fmla="*/ 16344 h 15874"/>
                            <a:gd name="T64" fmla="+- 0 11424 490"/>
                            <a:gd name="T65" fmla="*/ T64 w 10944"/>
                            <a:gd name="T66" fmla="+- 0 16354 490"/>
                            <a:gd name="T67" fmla="*/ 16354 h 15874"/>
                            <a:gd name="T68" fmla="+- 0 11424 490"/>
                            <a:gd name="T69" fmla="*/ T68 w 10944"/>
                            <a:gd name="T70" fmla="+- 0 16354 490"/>
                            <a:gd name="T71" fmla="*/ 16354 h 15874"/>
                            <a:gd name="T72" fmla="+- 0 11424 490"/>
                            <a:gd name="T73" fmla="*/ T72 w 10944"/>
                            <a:gd name="T74" fmla="+- 0 16344 490"/>
                            <a:gd name="T75" fmla="*/ 16344 h 15874"/>
                            <a:gd name="T76" fmla="+- 0 11414 490"/>
                            <a:gd name="T77" fmla="*/ T76 w 10944"/>
                            <a:gd name="T78" fmla="+- 0 16344 490"/>
                            <a:gd name="T79" fmla="*/ 16344 h 15874"/>
                            <a:gd name="T80" fmla="+- 0 499 490"/>
                            <a:gd name="T81" fmla="*/ T80 w 10944"/>
                            <a:gd name="T82" fmla="+- 0 16344 490"/>
                            <a:gd name="T83" fmla="*/ 16344 h 15874"/>
                            <a:gd name="T84" fmla="+- 0 490 490"/>
                            <a:gd name="T85" fmla="*/ T84 w 10944"/>
                            <a:gd name="T86" fmla="+- 0 16344 490"/>
                            <a:gd name="T87" fmla="*/ 16344 h 15874"/>
                            <a:gd name="T88" fmla="+- 0 490 490"/>
                            <a:gd name="T89" fmla="*/ T88 w 10944"/>
                            <a:gd name="T90" fmla="+- 0 16354 490"/>
                            <a:gd name="T91" fmla="*/ 16354 h 15874"/>
                            <a:gd name="T92" fmla="+- 0 499 490"/>
                            <a:gd name="T93" fmla="*/ T92 w 10944"/>
                            <a:gd name="T94" fmla="+- 0 16354 490"/>
                            <a:gd name="T95" fmla="*/ 16354 h 15874"/>
                            <a:gd name="T96" fmla="+- 0 499 490"/>
                            <a:gd name="T97" fmla="*/ T96 w 10944"/>
                            <a:gd name="T98" fmla="+- 0 16363 490"/>
                            <a:gd name="T99" fmla="*/ 16363 h 15874"/>
                            <a:gd name="T100" fmla="+- 0 11414 490"/>
                            <a:gd name="T101" fmla="*/ T100 w 10944"/>
                            <a:gd name="T102" fmla="+- 0 16363 490"/>
                            <a:gd name="T103" fmla="*/ 16363 h 15874"/>
                            <a:gd name="T104" fmla="+- 0 11424 490"/>
                            <a:gd name="T105" fmla="*/ T104 w 10944"/>
                            <a:gd name="T106" fmla="+- 0 16363 490"/>
                            <a:gd name="T107" fmla="*/ 16363 h 15874"/>
                            <a:gd name="T108" fmla="+- 0 11434 490"/>
                            <a:gd name="T109" fmla="*/ T108 w 10944"/>
                            <a:gd name="T110" fmla="+- 0 16363 490"/>
                            <a:gd name="T111" fmla="*/ 16363 h 15874"/>
                            <a:gd name="T112" fmla="+- 0 11434 490"/>
                            <a:gd name="T113" fmla="*/ T112 w 10944"/>
                            <a:gd name="T114" fmla="+- 0 16354 490"/>
                            <a:gd name="T115" fmla="*/ 16354 h 15874"/>
                            <a:gd name="T116" fmla="+- 0 11434 490"/>
                            <a:gd name="T117" fmla="*/ T116 w 10944"/>
                            <a:gd name="T118" fmla="+- 0 16344 490"/>
                            <a:gd name="T119" fmla="*/ 16344 h 15874"/>
                            <a:gd name="T120" fmla="+- 0 11434 490"/>
                            <a:gd name="T121" fmla="*/ T120 w 10944"/>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4" h="15874">
                              <a:moveTo>
                                <a:pt x="10934" y="0"/>
                              </a:moveTo>
                              <a:lnTo>
                                <a:pt x="10924" y="0"/>
                              </a:lnTo>
                              <a:lnTo>
                                <a:pt x="9" y="0"/>
                              </a:lnTo>
                              <a:lnTo>
                                <a:pt x="0" y="0"/>
                              </a:lnTo>
                              <a:lnTo>
                                <a:pt x="0" y="9"/>
                              </a:lnTo>
                              <a:lnTo>
                                <a:pt x="0" y="15854"/>
                              </a:lnTo>
                              <a:lnTo>
                                <a:pt x="9" y="15854"/>
                              </a:lnTo>
                              <a:lnTo>
                                <a:pt x="9" y="9"/>
                              </a:lnTo>
                              <a:lnTo>
                                <a:pt x="10924" y="9"/>
                              </a:lnTo>
                              <a:lnTo>
                                <a:pt x="10924" y="15854"/>
                              </a:lnTo>
                              <a:lnTo>
                                <a:pt x="10934" y="15854"/>
                              </a:lnTo>
                              <a:lnTo>
                                <a:pt x="10934" y="9"/>
                              </a:lnTo>
                              <a:lnTo>
                                <a:pt x="10934" y="0"/>
                              </a:lnTo>
                              <a:close/>
                              <a:moveTo>
                                <a:pt x="10944" y="9"/>
                              </a:moveTo>
                              <a:lnTo>
                                <a:pt x="10934" y="9"/>
                              </a:lnTo>
                              <a:lnTo>
                                <a:pt x="10934" y="15854"/>
                              </a:lnTo>
                              <a:lnTo>
                                <a:pt x="10934" y="15864"/>
                              </a:lnTo>
                              <a:lnTo>
                                <a:pt x="10934" y="15854"/>
                              </a:lnTo>
                              <a:lnTo>
                                <a:pt x="10924" y="15854"/>
                              </a:lnTo>
                              <a:lnTo>
                                <a:pt x="9" y="15854"/>
                              </a:lnTo>
                              <a:lnTo>
                                <a:pt x="0" y="15854"/>
                              </a:lnTo>
                              <a:lnTo>
                                <a:pt x="0" y="15864"/>
                              </a:lnTo>
                              <a:lnTo>
                                <a:pt x="9" y="15864"/>
                              </a:lnTo>
                              <a:lnTo>
                                <a:pt x="9" y="15873"/>
                              </a:lnTo>
                              <a:lnTo>
                                <a:pt x="10924" y="15873"/>
                              </a:lnTo>
                              <a:lnTo>
                                <a:pt x="10934" y="15873"/>
                              </a:lnTo>
                              <a:lnTo>
                                <a:pt x="10944" y="15873"/>
                              </a:lnTo>
                              <a:lnTo>
                                <a:pt x="10944" y="15864"/>
                              </a:lnTo>
                              <a:lnTo>
                                <a:pt x="10944" y="15854"/>
                              </a:lnTo>
                              <a:lnTo>
                                <a:pt x="1094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0F7A4" id="AutoShape 14" o:spid="_x0000_s1026" style="position:absolute;margin-left:24.5pt;margin-top:24.5pt;width:547.2pt;height:793.7pt;z-index:-158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" path="m10934,r-10,l9,,,,,9,,15854r9,l9,9r10915,l10924,15854r10,l10934,9r,-9xm10944,9r-10,l10934,15854r,10l10934,15854r-10,l9,15854r-9,l,15864r9,l9,15873r10915,l10934,15873r10,l10944,15864r,-10l10944,9xe" fillcolor="black" stroked="f">
                <v:path arrowok="t" o:connecttype="custom" o:connectlocs="6943090,311150;6936740,311150;5715,311150;0,311150;0,316865;0,10378440;5715,10378440;5715,316865;6936740,316865;6936740,10378440;6943090,10378440;6943090,316865;6943090,311150;6949440,316865;6943090,316865;6943090,10378440;6943090,10384790;6943090,10384790;6943090,10378440;6936740,10378440;5715,10378440;0,10378440;0,10384790;5715,10384790;5715,10390505;6936740,10390505;6943090,10390505;6949440,10390505;6949440,10384790;6949440,10378440;6949440,316865" o:connectangles="0,0,0,0,0,0,0,0,0,0,0,0,0,0,0,0,0,0,0,0,0,0,0,0,0,0,0,0,0,0,0"/>
                <w10:wrap anchorx="page" anchory="page"/>
              </v:shape>
            </w:pict>
          </mc:Fallback>
        </mc:AlternateContent>
      </w:r>
    </w:p>
    <w:p w14:paraId="7980764B" w14:textId="77777777" w:rsidR="00F84548" w:rsidRDefault="00F84548" w:rsidP="00AB4C51">
      <w:pPr>
        <w:pStyle w:val="Heading3"/>
        <w:tabs>
          <w:tab w:val="left" w:pos="1142"/>
        </w:tabs>
        <w:spacing w:before="74"/>
        <w:ind w:left="0" w:firstLine="964"/>
        <w:rPr>
          <w:sz w:val="28"/>
          <w:szCs w:val="28"/>
        </w:rPr>
      </w:pPr>
    </w:p>
    <w:p w14:paraId="1948CFB8" w14:textId="4C77B5AD" w:rsidR="00F84548" w:rsidRPr="007819ED" w:rsidRDefault="007819ED" w:rsidP="007819ED">
      <w:pPr>
        <w:pStyle w:val="ListParagraph"/>
        <w:numPr>
          <w:ilvl w:val="1"/>
          <w:numId w:val="24"/>
        </w:numPr>
        <w:jc w:val="both"/>
        <w:rPr>
          <w:b/>
          <w:w w:val="95"/>
          <w:sz w:val="28"/>
          <w:szCs w:val="28"/>
        </w:rPr>
      </w:pPr>
      <w:r w:rsidRPr="007819ED">
        <w:rPr>
          <w:b/>
          <w:w w:val="95"/>
          <w:sz w:val="28"/>
          <w:szCs w:val="28"/>
        </w:rPr>
        <w:t xml:space="preserve">Brief </w:t>
      </w:r>
      <w:r w:rsidR="00F84548" w:rsidRPr="007819ED">
        <w:rPr>
          <w:b/>
          <w:w w:val="95"/>
          <w:sz w:val="28"/>
          <w:szCs w:val="28"/>
        </w:rPr>
        <w:t>Introduction</w:t>
      </w:r>
    </w:p>
    <w:p w14:paraId="54D2B67C" w14:textId="77777777" w:rsidR="007819ED" w:rsidRPr="007819ED" w:rsidRDefault="007819ED" w:rsidP="007819ED">
      <w:pPr>
        <w:pStyle w:val="ListParagraph"/>
        <w:ind w:left="1128" w:firstLine="0"/>
        <w:jc w:val="both"/>
        <w:rPr>
          <w:b/>
          <w:w w:val="95"/>
          <w:sz w:val="28"/>
          <w:szCs w:val="28"/>
        </w:rPr>
      </w:pPr>
    </w:p>
    <w:p w14:paraId="1955957F" w14:textId="46F8AEE1" w:rsidR="00F84548" w:rsidRPr="007819ED" w:rsidRDefault="00F84548" w:rsidP="007819ED">
      <w:pPr>
        <w:ind w:left="993" w:right="1124"/>
        <w:jc w:val="both"/>
        <w:rPr>
          <w:rFonts w:ascii="Times New Roman" w:hAnsi="Times New Roman" w:cs="Times New Roman"/>
          <w:bCs/>
          <w:sz w:val="24"/>
          <w:szCs w:val="24"/>
        </w:rPr>
      </w:pPr>
      <w:r w:rsidRPr="007819ED">
        <w:rPr>
          <w:rFonts w:ascii="Times New Roman" w:hAnsi="Times New Roman" w:cs="Times New Roman"/>
          <w:bCs/>
          <w:sz w:val="24"/>
          <w:szCs w:val="24"/>
        </w:rPr>
        <w:t xml:space="preserve">In an increasingly digitized world, where cashless transactions are promoted and are widely popular, one may easily assume that the threat of fake currency has long passed. However, fake currency </w:t>
      </w:r>
      <w:r w:rsidR="00487DAD">
        <w:rPr>
          <w:rFonts w:ascii="Times New Roman" w:hAnsi="Times New Roman" w:cs="Times New Roman"/>
          <w:bCs/>
          <w:sz w:val="24"/>
          <w:szCs w:val="24"/>
        </w:rPr>
        <w:t>continues</w:t>
      </w:r>
      <w:r w:rsidRPr="007819ED">
        <w:rPr>
          <w:rFonts w:ascii="Times New Roman" w:hAnsi="Times New Roman" w:cs="Times New Roman"/>
          <w:bCs/>
          <w:sz w:val="24"/>
          <w:szCs w:val="24"/>
        </w:rPr>
        <w:t xml:space="preserve"> to be one of the most critical issues in the modern interconnected world, affecting the integrity of financial systems, </w:t>
      </w:r>
      <w:r w:rsidR="00487DAD">
        <w:rPr>
          <w:rFonts w:ascii="Times New Roman" w:hAnsi="Times New Roman" w:cs="Times New Roman"/>
          <w:bCs/>
          <w:sz w:val="24"/>
          <w:szCs w:val="24"/>
        </w:rPr>
        <w:t xml:space="preserve">the </w:t>
      </w:r>
      <w:r w:rsidRPr="007819ED">
        <w:rPr>
          <w:rFonts w:ascii="Times New Roman" w:hAnsi="Times New Roman" w:cs="Times New Roman"/>
          <w:bCs/>
          <w:sz w:val="24"/>
          <w:szCs w:val="24"/>
        </w:rPr>
        <w:t xml:space="preserve">stability of the economy, and </w:t>
      </w:r>
      <w:r w:rsidR="00487DAD">
        <w:rPr>
          <w:rFonts w:ascii="Times New Roman" w:hAnsi="Times New Roman" w:cs="Times New Roman"/>
          <w:bCs/>
          <w:sz w:val="24"/>
          <w:szCs w:val="24"/>
        </w:rPr>
        <w:t xml:space="preserve">the </w:t>
      </w:r>
      <w:r w:rsidRPr="007819ED">
        <w:rPr>
          <w:rFonts w:ascii="Times New Roman" w:hAnsi="Times New Roman" w:cs="Times New Roman"/>
          <w:bCs/>
          <w:sz w:val="24"/>
          <w:szCs w:val="24"/>
        </w:rPr>
        <w:t xml:space="preserve">daily </w:t>
      </w:r>
      <w:r w:rsidR="00487DAD">
        <w:rPr>
          <w:rFonts w:ascii="Times New Roman" w:hAnsi="Times New Roman" w:cs="Times New Roman"/>
          <w:bCs/>
          <w:sz w:val="24"/>
          <w:szCs w:val="24"/>
        </w:rPr>
        <w:t>lives</w:t>
      </w:r>
      <w:r w:rsidRPr="007819ED">
        <w:rPr>
          <w:rFonts w:ascii="Times New Roman" w:hAnsi="Times New Roman" w:cs="Times New Roman"/>
          <w:bCs/>
          <w:sz w:val="24"/>
          <w:szCs w:val="24"/>
        </w:rPr>
        <w:t xml:space="preserve"> of ordinary individuals. During the 2021-22 period, the rate of Fake Indian Currency Notes (FICN) detected at the RBI was 6.9% and the rate of FICN detected at other banks was 93.1%. Fake banknotes have been flooding the markets forever and the emergence of newer technologies has opened new ways for counterfeiters to exploit the opportunities in their favor resulting in imperil the struggles of building and maintaining a secure and foolproof </w:t>
      </w:r>
      <w:hyperlink r:id="rId11" w:history="1">
        <w:r w:rsidRPr="007819ED">
          <w:rPr>
            <w:bCs/>
            <w:sz w:val="24"/>
            <w:szCs w:val="24"/>
          </w:rPr>
          <w:t>economy</w:t>
        </w:r>
      </w:hyperlink>
      <w:r w:rsidRPr="007819ED">
        <w:rPr>
          <w:rFonts w:ascii="Times New Roman" w:hAnsi="Times New Roman" w:cs="Times New Roman"/>
          <w:bCs/>
          <w:sz w:val="24"/>
          <w:szCs w:val="24"/>
        </w:rPr>
        <w:t xml:space="preserve">. As per the National Crime Record Bureau’s reports spanning from 2016 to 2021, fake currency amounting to a total face value of Rs 199.54 crore </w:t>
      </w:r>
      <w:r w:rsidR="00487DAD">
        <w:rPr>
          <w:rFonts w:ascii="Times New Roman" w:hAnsi="Times New Roman" w:cs="Times New Roman"/>
          <w:bCs/>
          <w:sz w:val="24"/>
          <w:szCs w:val="24"/>
        </w:rPr>
        <w:t>over</w:t>
      </w:r>
      <w:r w:rsidRPr="007819ED">
        <w:rPr>
          <w:rFonts w:ascii="Times New Roman" w:hAnsi="Times New Roman" w:cs="Times New Roman"/>
          <w:bCs/>
          <w:sz w:val="24"/>
          <w:szCs w:val="24"/>
        </w:rPr>
        <w:t xml:space="preserve"> five years has been seized by law enforcement authorities. The biggest victims are the consumers who are unaware of the traps and blindly accept fake currency. A person who has fallen victim to the counterfeit trade will lose faith in the monetary system. </w:t>
      </w:r>
      <w:r w:rsidR="00487DAD">
        <w:rPr>
          <w:rFonts w:ascii="Times New Roman" w:hAnsi="Times New Roman" w:cs="Times New Roman"/>
          <w:bCs/>
          <w:sz w:val="24"/>
          <w:szCs w:val="24"/>
        </w:rPr>
        <w:t>If</w:t>
      </w:r>
      <w:r w:rsidRPr="007819ED">
        <w:rPr>
          <w:rFonts w:ascii="Times New Roman" w:hAnsi="Times New Roman" w:cs="Times New Roman"/>
          <w:bCs/>
          <w:sz w:val="24"/>
          <w:szCs w:val="24"/>
        </w:rPr>
        <w:t xml:space="preserve"> people become unsure about the authenticity of the money they receive, they may become resistant to </w:t>
      </w:r>
      <w:r w:rsidR="00487DAD">
        <w:rPr>
          <w:rFonts w:ascii="Times New Roman" w:hAnsi="Times New Roman" w:cs="Times New Roman"/>
          <w:bCs/>
          <w:sz w:val="24"/>
          <w:szCs w:val="24"/>
        </w:rPr>
        <w:t>engaging</w:t>
      </w:r>
      <w:r w:rsidRPr="007819ED">
        <w:rPr>
          <w:rFonts w:ascii="Times New Roman" w:hAnsi="Times New Roman" w:cs="Times New Roman"/>
          <w:bCs/>
          <w:sz w:val="24"/>
          <w:szCs w:val="24"/>
        </w:rPr>
        <w:t xml:space="preserve"> in cash transactions, leading to a slowdown in economic activities. Figure 1 shows</w:t>
      </w:r>
    </w:p>
    <w:p w14:paraId="0354DFD7" w14:textId="77777777" w:rsidR="00F84548" w:rsidRPr="007819ED" w:rsidRDefault="00F84548" w:rsidP="007819ED">
      <w:pPr>
        <w:ind w:left="993" w:right="1124"/>
        <w:jc w:val="both"/>
        <w:rPr>
          <w:rFonts w:ascii="Times New Roman" w:hAnsi="Times New Roman" w:cs="Times New Roman"/>
          <w:bCs/>
          <w:sz w:val="24"/>
          <w:szCs w:val="24"/>
        </w:rPr>
      </w:pPr>
      <w:r w:rsidRPr="007819ED">
        <w:rPr>
          <w:rFonts w:ascii="Times New Roman" w:hAnsi="Times New Roman" w:cs="Times New Roman"/>
          <w:bCs/>
          <w:sz w:val="24"/>
          <w:szCs w:val="24"/>
        </w:rPr>
        <w:t xml:space="preserve">Statistics </w:t>
      </w:r>
      <w:r w:rsidRPr="007819ED">
        <w:rPr>
          <w:bCs/>
          <w:sz w:val="24"/>
          <w:szCs w:val="24"/>
        </w:rPr>
        <w:t>of Detected</w:t>
      </w:r>
      <w:r w:rsidRPr="007819ED">
        <w:rPr>
          <w:rFonts w:ascii="Times New Roman" w:hAnsi="Times New Roman" w:cs="Times New Roman"/>
          <w:bCs/>
          <w:sz w:val="24"/>
          <w:szCs w:val="24"/>
        </w:rPr>
        <w:t xml:space="preserve"> Counterfeit Banknotes of rupee 500 from year 2017-2022.</w:t>
      </w:r>
    </w:p>
    <w:p w14:paraId="6A1BDF25" w14:textId="77777777" w:rsidR="00F84548" w:rsidRPr="00A203E3" w:rsidRDefault="00F84548" w:rsidP="00F84548">
      <w:pPr>
        <w:jc w:val="both"/>
        <w:rPr>
          <w:rFonts w:ascii="Times New Roman" w:hAnsi="Times New Roman" w:cs="Times New Roman"/>
          <w:sz w:val="28"/>
          <w:szCs w:val="28"/>
          <w:lang w:eastAsia="en-IN"/>
        </w:rPr>
      </w:pPr>
    </w:p>
    <w:p w14:paraId="4A4C7672" w14:textId="77777777" w:rsidR="00F84548" w:rsidRDefault="00F84548" w:rsidP="00F84548">
      <w:pPr>
        <w:jc w:val="center"/>
        <w:rPr>
          <w:rFonts w:ascii="Times New Roman" w:hAnsi="Times New Roman" w:cs="Times New Roman"/>
          <w:sz w:val="32"/>
          <w:szCs w:val="32"/>
          <w:lang w:eastAsia="en-IN"/>
        </w:rPr>
      </w:pPr>
      <w:r>
        <w:rPr>
          <w:noProof/>
        </w:rPr>
        <w:lastRenderedPageBreak/>
        <w:drawing>
          <wp:inline distT="0" distB="0" distL="0" distR="0" wp14:anchorId="0BB9A82D" wp14:editId="6C7579BF">
            <wp:extent cx="5731510" cy="4298950"/>
            <wp:effectExtent l="0" t="0" r="2540" b="6350"/>
            <wp:docPr id="80685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A14A656" w14:textId="77777777" w:rsidR="007819ED" w:rsidRDefault="007819ED" w:rsidP="00F84548">
      <w:pPr>
        <w:jc w:val="center"/>
        <w:rPr>
          <w:rFonts w:ascii="Times New Roman" w:hAnsi="Times New Roman" w:cs="Times New Roman"/>
          <w:sz w:val="32"/>
          <w:szCs w:val="32"/>
          <w:lang w:eastAsia="en-IN"/>
        </w:rPr>
      </w:pPr>
    </w:p>
    <w:p w14:paraId="7268C263" w14:textId="77777777" w:rsidR="00F84548" w:rsidRDefault="00F84548" w:rsidP="00F84548">
      <w:pPr>
        <w:jc w:val="center"/>
        <w:rPr>
          <w:rFonts w:ascii="Times New Roman" w:hAnsi="Times New Roman" w:cs="Times New Roman"/>
          <w:b/>
          <w:bCs/>
          <w:color w:val="222222"/>
          <w:szCs w:val="4"/>
          <w:shd w:val="clear" w:color="auto" w:fill="FFFFFF"/>
        </w:rPr>
      </w:pPr>
      <w:r w:rsidRPr="00AE2FFC">
        <w:rPr>
          <w:rFonts w:ascii="Times New Roman" w:hAnsi="Times New Roman" w:cs="Times New Roman"/>
          <w:b/>
          <w:bCs/>
          <w:color w:val="222222"/>
          <w:szCs w:val="4"/>
          <w:shd w:val="clear" w:color="auto" w:fill="FFFFFF"/>
        </w:rPr>
        <w:t xml:space="preserve">Fig.1: Statistics </w:t>
      </w:r>
      <w:r w:rsidRPr="00AE2FFC">
        <w:rPr>
          <w:rStyle w:val="ls8"/>
          <w:rFonts w:ascii="Times New Roman" w:hAnsi="Times New Roman" w:cs="Times New Roman"/>
          <w:b/>
          <w:bCs/>
          <w:color w:val="222222"/>
          <w:spacing w:val="-14"/>
          <w:szCs w:val="4"/>
          <w:shd w:val="clear" w:color="auto" w:fill="FFFFFF"/>
        </w:rPr>
        <w:t xml:space="preserve">of </w:t>
      </w:r>
      <w:r>
        <w:rPr>
          <w:rStyle w:val="ls8"/>
          <w:rFonts w:ascii="Times New Roman" w:hAnsi="Times New Roman" w:cs="Times New Roman"/>
          <w:b/>
          <w:bCs/>
          <w:color w:val="222222"/>
          <w:spacing w:val="-14"/>
          <w:szCs w:val="4"/>
          <w:shd w:val="clear" w:color="auto" w:fill="FFFFFF"/>
        </w:rPr>
        <w:t>Detected</w:t>
      </w:r>
      <w:r w:rsidRPr="00AE2FFC">
        <w:rPr>
          <w:rFonts w:ascii="Times New Roman" w:hAnsi="Times New Roman" w:cs="Times New Roman"/>
          <w:b/>
          <w:bCs/>
          <w:color w:val="222222"/>
          <w:szCs w:val="4"/>
          <w:shd w:val="clear" w:color="auto" w:fill="FFFFFF"/>
        </w:rPr>
        <w:t xml:space="preserve"> Counterfeit Banknotes</w:t>
      </w:r>
    </w:p>
    <w:p w14:paraId="6322F103" w14:textId="77777777" w:rsidR="007819ED" w:rsidRDefault="007819ED" w:rsidP="00F84548">
      <w:pPr>
        <w:jc w:val="center"/>
        <w:rPr>
          <w:rFonts w:ascii="Times New Roman" w:hAnsi="Times New Roman" w:cs="Times New Roman"/>
          <w:b/>
          <w:bCs/>
          <w:color w:val="222222"/>
          <w:szCs w:val="4"/>
          <w:shd w:val="clear" w:color="auto" w:fill="FFFFFF"/>
        </w:rPr>
      </w:pPr>
    </w:p>
    <w:p w14:paraId="5E049EF4" w14:textId="77777777" w:rsidR="007819ED" w:rsidRPr="00AE2FFC" w:rsidRDefault="007819ED" w:rsidP="00F84548">
      <w:pPr>
        <w:jc w:val="center"/>
        <w:rPr>
          <w:rFonts w:ascii="Times New Roman" w:hAnsi="Times New Roman" w:cs="Times New Roman"/>
          <w:b/>
          <w:bCs/>
          <w:sz w:val="2"/>
          <w:szCs w:val="2"/>
          <w:lang w:eastAsia="en-IN"/>
        </w:rPr>
      </w:pPr>
    </w:p>
    <w:p w14:paraId="37F63B0A" w14:textId="0B0A8AC2" w:rsidR="00F84548" w:rsidRPr="007819ED" w:rsidRDefault="00F84548" w:rsidP="007819ED">
      <w:pPr>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t xml:space="preserve">The manual testing of all notes in transactions is </w:t>
      </w:r>
      <w:r w:rsidR="00487DAD">
        <w:rPr>
          <w:rFonts w:ascii="Times New Roman" w:hAnsi="Times New Roman" w:cs="Times New Roman"/>
          <w:bCs/>
          <w:sz w:val="24"/>
          <w:szCs w:val="24"/>
        </w:rPr>
        <w:t xml:space="preserve">a </w:t>
      </w:r>
      <w:r w:rsidRPr="007819ED">
        <w:rPr>
          <w:rFonts w:ascii="Times New Roman" w:hAnsi="Times New Roman" w:cs="Times New Roman"/>
          <w:bCs/>
          <w:sz w:val="24"/>
          <w:szCs w:val="24"/>
        </w:rPr>
        <w:t xml:space="preserve">very time-consuming process. Thus, automatic methods for </w:t>
      </w:r>
      <w:r w:rsidR="00487DAD">
        <w:rPr>
          <w:rFonts w:ascii="Times New Roman" w:hAnsi="Times New Roman" w:cs="Times New Roman"/>
          <w:bCs/>
          <w:sz w:val="24"/>
          <w:szCs w:val="24"/>
        </w:rPr>
        <w:t>banknote</w:t>
      </w:r>
      <w:r w:rsidRPr="007819ED">
        <w:rPr>
          <w:rFonts w:ascii="Times New Roman" w:hAnsi="Times New Roman" w:cs="Times New Roman"/>
          <w:bCs/>
          <w:sz w:val="24"/>
          <w:szCs w:val="24"/>
        </w:rPr>
        <w:t xml:space="preserve"> recognition as fake or genuine are required in many areas</w:t>
      </w:r>
      <w:r w:rsidR="00487DAD">
        <w:rPr>
          <w:rFonts w:ascii="Times New Roman" w:hAnsi="Times New Roman" w:cs="Times New Roman"/>
          <w:bCs/>
          <w:sz w:val="24"/>
          <w:szCs w:val="24"/>
        </w:rPr>
        <w:t xml:space="preserve"> selling goods</w:t>
      </w:r>
      <w:r w:rsidRPr="007819ED">
        <w:rPr>
          <w:rFonts w:ascii="Times New Roman" w:hAnsi="Times New Roman" w:cs="Times New Roman"/>
          <w:bCs/>
          <w:sz w:val="24"/>
          <w:szCs w:val="24"/>
        </w:rPr>
        <w:t xml:space="preserve"> online or </w:t>
      </w:r>
      <w:r w:rsidR="00487DAD">
        <w:rPr>
          <w:rFonts w:ascii="Times New Roman" w:hAnsi="Times New Roman" w:cs="Times New Roman"/>
          <w:bCs/>
          <w:sz w:val="24"/>
          <w:szCs w:val="24"/>
        </w:rPr>
        <w:t xml:space="preserve">in </w:t>
      </w:r>
      <w:r w:rsidRPr="007819ED">
        <w:rPr>
          <w:rFonts w:ascii="Times New Roman" w:hAnsi="Times New Roman" w:cs="Times New Roman"/>
          <w:bCs/>
          <w:sz w:val="24"/>
          <w:szCs w:val="24"/>
        </w:rPr>
        <w:t xml:space="preserve">vending machines. Every year Reserve </w:t>
      </w:r>
      <w:r w:rsidR="00487DAD">
        <w:rPr>
          <w:rFonts w:ascii="Times New Roman" w:hAnsi="Times New Roman" w:cs="Times New Roman"/>
          <w:bCs/>
          <w:sz w:val="24"/>
          <w:szCs w:val="24"/>
        </w:rPr>
        <w:t>Bank</w:t>
      </w:r>
      <w:r w:rsidRPr="007819ED">
        <w:rPr>
          <w:rFonts w:ascii="Times New Roman" w:hAnsi="Times New Roman" w:cs="Times New Roman"/>
          <w:bCs/>
          <w:sz w:val="24"/>
          <w:szCs w:val="24"/>
        </w:rPr>
        <w:t xml:space="preserve"> of India face fake currency notes or destroyed notes therefore handling of large volume of counterfeit notes can create additional problems thus, by involving artificial intelligence and machine learning one can make </w:t>
      </w:r>
      <w:r w:rsidR="00487DAD">
        <w:rPr>
          <w:rFonts w:ascii="Times New Roman" w:hAnsi="Times New Roman" w:cs="Times New Roman"/>
          <w:bCs/>
          <w:sz w:val="24"/>
          <w:szCs w:val="24"/>
        </w:rPr>
        <w:t>the note</w:t>
      </w:r>
      <w:r w:rsidRPr="007819ED">
        <w:rPr>
          <w:rFonts w:ascii="Times New Roman" w:hAnsi="Times New Roman" w:cs="Times New Roman"/>
          <w:bCs/>
          <w:sz w:val="24"/>
          <w:szCs w:val="24"/>
        </w:rPr>
        <w:t xml:space="preserve"> recognition process simpler and efficient. </w:t>
      </w:r>
    </w:p>
    <w:p w14:paraId="7C43B7D6" w14:textId="77777777" w:rsidR="00F84548" w:rsidRPr="007819ED" w:rsidRDefault="00F84548" w:rsidP="007819ED">
      <w:pPr>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t xml:space="preserve">In this work, we have proposed a fake currency note detection technique using CNN architecture.  </w:t>
      </w:r>
    </w:p>
    <w:p w14:paraId="4CF07857" w14:textId="7B732F1B" w:rsidR="00F84548" w:rsidRPr="007819ED" w:rsidRDefault="00F84548" w:rsidP="007819ED">
      <w:pPr>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t xml:space="preserve">1. Convolutional Layers:   - The first Conv2D layer has 32 filters with a 3x3 kernel, using the </w:t>
      </w:r>
      <w:proofErr w:type="spellStart"/>
      <w:r w:rsidRPr="007819ED">
        <w:rPr>
          <w:rFonts w:ascii="Times New Roman" w:hAnsi="Times New Roman" w:cs="Times New Roman"/>
          <w:bCs/>
          <w:sz w:val="24"/>
          <w:szCs w:val="24"/>
        </w:rPr>
        <w:t>ReLU</w:t>
      </w:r>
      <w:proofErr w:type="spellEnd"/>
      <w:r w:rsidRPr="007819ED">
        <w:rPr>
          <w:rFonts w:ascii="Times New Roman" w:hAnsi="Times New Roman" w:cs="Times New Roman"/>
          <w:bCs/>
          <w:sz w:val="24"/>
          <w:szCs w:val="24"/>
        </w:rPr>
        <w:t xml:space="preserve"> activation function. The input shape is set to (128, 64, 3), indicating an image with dimensions 128x64 pixels and 3 </w:t>
      </w:r>
      <w:proofErr w:type="spellStart"/>
      <w:r w:rsidR="00487DAD">
        <w:rPr>
          <w:rFonts w:ascii="Times New Roman" w:hAnsi="Times New Roman" w:cs="Times New Roman"/>
          <w:bCs/>
          <w:sz w:val="24"/>
          <w:szCs w:val="24"/>
        </w:rPr>
        <w:t>colour</w:t>
      </w:r>
      <w:proofErr w:type="spellEnd"/>
      <w:r w:rsidRPr="007819ED">
        <w:rPr>
          <w:rFonts w:ascii="Times New Roman" w:hAnsi="Times New Roman" w:cs="Times New Roman"/>
          <w:bCs/>
          <w:sz w:val="24"/>
          <w:szCs w:val="24"/>
        </w:rPr>
        <w:t xml:space="preserve"> channels.</w:t>
      </w:r>
    </w:p>
    <w:p w14:paraId="40457527" w14:textId="77777777" w:rsidR="00F84548" w:rsidRPr="007819ED" w:rsidRDefault="00F84548" w:rsidP="007819ED">
      <w:pPr>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t xml:space="preserve">   - MaxPooling2D layer with a pool size of (2, 2) follows to </w:t>
      </w:r>
      <w:proofErr w:type="spellStart"/>
      <w:r w:rsidRPr="007819ED">
        <w:rPr>
          <w:rFonts w:ascii="Times New Roman" w:hAnsi="Times New Roman" w:cs="Times New Roman"/>
          <w:bCs/>
          <w:sz w:val="24"/>
          <w:szCs w:val="24"/>
        </w:rPr>
        <w:t>downsample</w:t>
      </w:r>
      <w:proofErr w:type="spellEnd"/>
      <w:r w:rsidRPr="007819ED">
        <w:rPr>
          <w:rFonts w:ascii="Times New Roman" w:hAnsi="Times New Roman" w:cs="Times New Roman"/>
          <w:bCs/>
          <w:sz w:val="24"/>
          <w:szCs w:val="24"/>
        </w:rPr>
        <w:t xml:space="preserve"> the spatial dimensions.</w:t>
      </w:r>
    </w:p>
    <w:p w14:paraId="43AC20F3" w14:textId="77777777" w:rsidR="00F84548" w:rsidRPr="007819ED" w:rsidRDefault="00F84548" w:rsidP="007819ED">
      <w:pPr>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t xml:space="preserve">   - The second Conv2D layer has 64 filters with a 3x1 kernel and uses the </w:t>
      </w:r>
      <w:proofErr w:type="spellStart"/>
      <w:r w:rsidRPr="007819ED">
        <w:rPr>
          <w:rFonts w:ascii="Times New Roman" w:hAnsi="Times New Roman" w:cs="Times New Roman"/>
          <w:bCs/>
          <w:sz w:val="24"/>
          <w:szCs w:val="24"/>
        </w:rPr>
        <w:t>ReLU</w:t>
      </w:r>
      <w:proofErr w:type="spellEnd"/>
      <w:r w:rsidRPr="007819ED">
        <w:rPr>
          <w:rFonts w:ascii="Times New Roman" w:hAnsi="Times New Roman" w:cs="Times New Roman"/>
          <w:bCs/>
          <w:sz w:val="24"/>
          <w:szCs w:val="24"/>
        </w:rPr>
        <w:t xml:space="preserve"> activation function. Another MaxPooling2D layer follows.</w:t>
      </w:r>
    </w:p>
    <w:p w14:paraId="3D78E491" w14:textId="77777777" w:rsidR="00F84548" w:rsidRPr="007819ED" w:rsidRDefault="00F84548" w:rsidP="007819ED">
      <w:pPr>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t xml:space="preserve">   - The third Conv2D layer has 128 filters with a 3x3 kernel, again using the </w:t>
      </w:r>
      <w:proofErr w:type="spellStart"/>
      <w:r w:rsidRPr="007819ED">
        <w:rPr>
          <w:rFonts w:ascii="Times New Roman" w:hAnsi="Times New Roman" w:cs="Times New Roman"/>
          <w:bCs/>
          <w:sz w:val="24"/>
          <w:szCs w:val="24"/>
        </w:rPr>
        <w:t>ReLU</w:t>
      </w:r>
      <w:proofErr w:type="spellEnd"/>
      <w:r w:rsidRPr="007819ED">
        <w:rPr>
          <w:rFonts w:ascii="Times New Roman" w:hAnsi="Times New Roman" w:cs="Times New Roman"/>
          <w:bCs/>
          <w:sz w:val="24"/>
          <w:szCs w:val="24"/>
        </w:rPr>
        <w:t xml:space="preserve"> activation function, followed by another MaxPooling2D layer.</w:t>
      </w:r>
    </w:p>
    <w:p w14:paraId="61E563CB" w14:textId="77777777" w:rsidR="00F84548" w:rsidRPr="007819ED" w:rsidRDefault="00F84548" w:rsidP="007819ED">
      <w:pPr>
        <w:ind w:left="964" w:right="1247"/>
        <w:jc w:val="both"/>
        <w:rPr>
          <w:rFonts w:ascii="Times New Roman" w:hAnsi="Times New Roman" w:cs="Times New Roman"/>
          <w:bCs/>
          <w:sz w:val="24"/>
          <w:szCs w:val="24"/>
        </w:rPr>
      </w:pPr>
    </w:p>
    <w:p w14:paraId="383249C6" w14:textId="77777777" w:rsidR="00F84548" w:rsidRDefault="00F84548" w:rsidP="007819ED">
      <w:pPr>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t>2. Flatten Layer:   - This layer is added to flatten the output from the convolutional layers into a 1D array, preparing it for the fully connected (dense) layers.</w:t>
      </w:r>
    </w:p>
    <w:p w14:paraId="78912F98" w14:textId="77777777" w:rsidR="007819ED" w:rsidRDefault="007819ED" w:rsidP="007819ED">
      <w:pPr>
        <w:ind w:left="964" w:right="1247"/>
        <w:jc w:val="both"/>
        <w:rPr>
          <w:rFonts w:ascii="Times New Roman" w:hAnsi="Times New Roman" w:cs="Times New Roman"/>
          <w:bCs/>
          <w:sz w:val="24"/>
          <w:szCs w:val="24"/>
        </w:rPr>
      </w:pPr>
    </w:p>
    <w:p w14:paraId="32D2A1E9" w14:textId="77777777" w:rsidR="007819ED" w:rsidRDefault="007819ED" w:rsidP="007819ED">
      <w:pPr>
        <w:ind w:left="964" w:right="1247"/>
        <w:jc w:val="both"/>
        <w:rPr>
          <w:rFonts w:ascii="Times New Roman" w:hAnsi="Times New Roman" w:cs="Times New Roman"/>
          <w:bCs/>
          <w:sz w:val="24"/>
          <w:szCs w:val="24"/>
        </w:rPr>
      </w:pPr>
    </w:p>
    <w:p w14:paraId="19C3843D" w14:textId="77777777" w:rsidR="007819ED" w:rsidRPr="007819ED" w:rsidRDefault="007819ED" w:rsidP="007819ED">
      <w:pPr>
        <w:ind w:left="964" w:right="1247"/>
        <w:jc w:val="both"/>
        <w:rPr>
          <w:rFonts w:ascii="Times New Roman" w:hAnsi="Times New Roman" w:cs="Times New Roman"/>
          <w:bCs/>
          <w:sz w:val="24"/>
          <w:szCs w:val="24"/>
        </w:rPr>
      </w:pPr>
    </w:p>
    <w:p w14:paraId="7C450166" w14:textId="77777777" w:rsidR="00F84548" w:rsidRPr="007819ED" w:rsidRDefault="00F84548" w:rsidP="007819ED">
      <w:pPr>
        <w:ind w:left="964" w:right="1247"/>
        <w:jc w:val="both"/>
        <w:rPr>
          <w:rFonts w:ascii="Times New Roman" w:hAnsi="Times New Roman" w:cs="Times New Roman"/>
          <w:bCs/>
          <w:sz w:val="24"/>
          <w:szCs w:val="24"/>
        </w:rPr>
      </w:pPr>
    </w:p>
    <w:p w14:paraId="7E53A967" w14:textId="77777777" w:rsidR="00F84548" w:rsidRPr="007819ED" w:rsidRDefault="00F84548" w:rsidP="007819ED">
      <w:pPr>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lastRenderedPageBreak/>
        <w:t xml:space="preserve">3. Dense Layers:  - The first Dense layer has 256 units with the </w:t>
      </w:r>
      <w:proofErr w:type="spellStart"/>
      <w:r w:rsidRPr="007819ED">
        <w:rPr>
          <w:rFonts w:ascii="Times New Roman" w:hAnsi="Times New Roman" w:cs="Times New Roman"/>
          <w:bCs/>
          <w:sz w:val="24"/>
          <w:szCs w:val="24"/>
        </w:rPr>
        <w:t>ReLU</w:t>
      </w:r>
      <w:proofErr w:type="spellEnd"/>
      <w:r w:rsidRPr="007819ED">
        <w:rPr>
          <w:rFonts w:ascii="Times New Roman" w:hAnsi="Times New Roman" w:cs="Times New Roman"/>
          <w:bCs/>
          <w:sz w:val="24"/>
          <w:szCs w:val="24"/>
        </w:rPr>
        <w:t xml:space="preserve"> activation function.</w:t>
      </w:r>
    </w:p>
    <w:p w14:paraId="6A96BE4A" w14:textId="77777777" w:rsidR="00F84548" w:rsidRPr="007819ED" w:rsidRDefault="00F84548" w:rsidP="007819ED">
      <w:pPr>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t xml:space="preserve">   - The final Dense layer has 1 unit with a sigmoid activation function, which is typical for binary classification problems. It outputs a probability indicating the likelihood of the input belonging to the positive class.</w:t>
      </w:r>
    </w:p>
    <w:p w14:paraId="340F100C" w14:textId="77777777" w:rsidR="00F84548" w:rsidRPr="007819ED" w:rsidRDefault="00F84548" w:rsidP="007819ED">
      <w:pPr>
        <w:ind w:left="964" w:right="1247"/>
        <w:jc w:val="both"/>
        <w:rPr>
          <w:rFonts w:ascii="Times New Roman" w:hAnsi="Times New Roman" w:cs="Times New Roman"/>
          <w:bCs/>
          <w:sz w:val="24"/>
          <w:szCs w:val="24"/>
        </w:rPr>
      </w:pPr>
    </w:p>
    <w:p w14:paraId="6AFA2420" w14:textId="620EB340" w:rsidR="00F84548" w:rsidRPr="007819ED" w:rsidRDefault="00F84548" w:rsidP="007819ED">
      <w:pPr>
        <w:pStyle w:val="Heading3"/>
        <w:tabs>
          <w:tab w:val="left" w:pos="1142"/>
        </w:tabs>
        <w:spacing w:before="74"/>
        <w:ind w:left="964" w:right="1266"/>
        <w:jc w:val="both"/>
        <w:rPr>
          <w:rFonts w:ascii="Times New Roman" w:eastAsia="Arial MT" w:hAnsi="Times New Roman" w:cs="Times New Roman"/>
          <w:b w:val="0"/>
          <w:sz w:val="24"/>
          <w:szCs w:val="24"/>
        </w:rPr>
      </w:pPr>
      <w:r w:rsidRPr="007819ED">
        <w:rPr>
          <w:rFonts w:ascii="Times New Roman" w:eastAsia="Arial MT" w:hAnsi="Times New Roman" w:cs="Times New Roman"/>
          <w:b w:val="0"/>
          <w:sz w:val="24"/>
          <w:szCs w:val="24"/>
        </w:rPr>
        <w:t xml:space="preserve">This model architecture is suitable for image classification tasks, especially binary classification problems like fake currency detection. We have used (name of </w:t>
      </w:r>
      <w:r w:rsidR="00487DAD">
        <w:rPr>
          <w:rFonts w:ascii="Times New Roman" w:eastAsia="Arial MT" w:hAnsi="Times New Roman" w:cs="Times New Roman"/>
          <w:b w:val="0"/>
          <w:sz w:val="24"/>
          <w:szCs w:val="24"/>
        </w:rPr>
        <w:t xml:space="preserve">the </w:t>
      </w:r>
      <w:r w:rsidRPr="007819ED">
        <w:rPr>
          <w:rFonts w:ascii="Times New Roman" w:eastAsia="Arial MT" w:hAnsi="Times New Roman" w:cs="Times New Roman"/>
          <w:b w:val="0"/>
          <w:sz w:val="24"/>
          <w:szCs w:val="24"/>
        </w:rPr>
        <w:t xml:space="preserve">dataset) dataset for training and validating </w:t>
      </w:r>
      <w:r w:rsidR="00487DAD">
        <w:rPr>
          <w:rFonts w:ascii="Times New Roman" w:eastAsia="Arial MT" w:hAnsi="Times New Roman" w:cs="Times New Roman"/>
          <w:b w:val="0"/>
          <w:sz w:val="24"/>
          <w:szCs w:val="24"/>
        </w:rPr>
        <w:t xml:space="preserve">the </w:t>
      </w:r>
      <w:r w:rsidRPr="007819ED">
        <w:rPr>
          <w:rFonts w:ascii="Times New Roman" w:eastAsia="Arial MT" w:hAnsi="Times New Roman" w:cs="Times New Roman"/>
          <w:b w:val="0"/>
          <w:sz w:val="24"/>
          <w:szCs w:val="24"/>
        </w:rPr>
        <w:t>proposed method encompassing both genuine and counterfeit currency notes, thereby ensuring a comprehensive and representative learning environment. The model's functionality is enhanced by the integration of edge detection, a foundational technique in image processing renowned for its effectiveness in detecting and extracting features. This process plays a pivotal role in the model's ability to identify points within digital images where abrupt changes in brightness occur, contributing significantly to its discernment capabilities. In addition, the project incorporates the essential technique of image segmentation, which involves subdividing images into distinct sub-regions. The extent of this division depends on the inherent complexities of the problem being addressed. Specifically, for monochromatic images, the segmentation algorithm analyzes image properties such as discontinuity and similarity. This analytical approach enhances the model's ability to delineate relevant regions within the images.</w:t>
      </w:r>
      <w:r w:rsidR="00487DAD">
        <w:rPr>
          <w:rFonts w:ascii="Times New Roman" w:eastAsia="Arial MT" w:hAnsi="Times New Roman" w:cs="Times New Roman"/>
          <w:b w:val="0"/>
          <w:sz w:val="24"/>
          <w:szCs w:val="24"/>
        </w:rPr>
        <w:t xml:space="preserve"> </w:t>
      </w:r>
      <w:r w:rsidRPr="007819ED">
        <w:rPr>
          <w:rFonts w:ascii="Times New Roman" w:eastAsia="Arial MT" w:hAnsi="Times New Roman" w:cs="Times New Roman"/>
          <w:b w:val="0"/>
          <w:sz w:val="24"/>
          <w:szCs w:val="24"/>
        </w:rPr>
        <w:t xml:space="preserve">It is noteworthy that the primary objective of this </w:t>
      </w:r>
      <w:proofErr w:type="spellStart"/>
      <w:r w:rsidR="00487DAD">
        <w:rPr>
          <w:rFonts w:ascii="Times New Roman" w:eastAsia="Arial MT" w:hAnsi="Times New Roman" w:cs="Times New Roman"/>
          <w:b w:val="0"/>
          <w:sz w:val="24"/>
          <w:szCs w:val="24"/>
        </w:rPr>
        <w:t>endeavour</w:t>
      </w:r>
      <w:proofErr w:type="spellEnd"/>
      <w:r w:rsidRPr="007819ED">
        <w:rPr>
          <w:rFonts w:ascii="Times New Roman" w:eastAsia="Arial MT" w:hAnsi="Times New Roman" w:cs="Times New Roman"/>
          <w:b w:val="0"/>
          <w:sz w:val="24"/>
          <w:szCs w:val="24"/>
        </w:rPr>
        <w:t xml:space="preserve"> is the thorough scrutiny of Indian currency notes, and the combination of edge detection and image segmentation strengthens the model's capacity to comprehend and interpret the intricate details present in these currency images</w:t>
      </w:r>
      <w:r w:rsidR="00487DAD">
        <w:rPr>
          <w:rFonts w:ascii="Times New Roman" w:eastAsia="Arial MT" w:hAnsi="Times New Roman" w:cs="Times New Roman"/>
          <w:b w:val="0"/>
          <w:sz w:val="24"/>
          <w:szCs w:val="24"/>
        </w:rPr>
        <w:t>.</w:t>
      </w:r>
      <w:r w:rsidRPr="007819ED">
        <w:rPr>
          <w:rFonts w:ascii="Times New Roman" w:eastAsia="Arial MT" w:hAnsi="Times New Roman" w:cs="Times New Roman"/>
          <w:b w:val="0"/>
          <w:sz w:val="24"/>
          <w:szCs w:val="24"/>
        </w:rPr>
        <w:t xml:space="preserve"> Upon analysis, if a note is determined to be genuine, if the accuracy&gt;50% is presented on the screen, </w:t>
      </w:r>
      <w:proofErr w:type="spellStart"/>
      <w:r w:rsidRPr="007819ED">
        <w:rPr>
          <w:rFonts w:ascii="Times New Roman" w:eastAsia="Arial MT" w:hAnsi="Times New Roman" w:cs="Times New Roman"/>
          <w:b w:val="0"/>
          <w:sz w:val="24"/>
          <w:szCs w:val="24"/>
        </w:rPr>
        <w:t>signalling</w:t>
      </w:r>
      <w:proofErr w:type="spellEnd"/>
      <w:r w:rsidRPr="007819ED">
        <w:rPr>
          <w:rFonts w:ascii="Times New Roman" w:eastAsia="Arial MT" w:hAnsi="Times New Roman" w:cs="Times New Roman"/>
          <w:b w:val="0"/>
          <w:sz w:val="24"/>
          <w:szCs w:val="24"/>
        </w:rPr>
        <w:t xml:space="preserve"> the model's discernment of inauthentic currency.</w:t>
      </w:r>
    </w:p>
    <w:p w14:paraId="52794202" w14:textId="77777777" w:rsidR="00F84548" w:rsidRDefault="00F84548" w:rsidP="00AB4C51">
      <w:pPr>
        <w:pStyle w:val="Heading3"/>
        <w:tabs>
          <w:tab w:val="left" w:pos="1142"/>
        </w:tabs>
        <w:spacing w:before="74"/>
        <w:ind w:left="0" w:firstLine="964"/>
        <w:rPr>
          <w:sz w:val="28"/>
          <w:szCs w:val="28"/>
        </w:rPr>
      </w:pPr>
    </w:p>
    <w:p w14:paraId="00030A91" w14:textId="61FAB0E4" w:rsidR="003A62A9" w:rsidRPr="00AB4C51" w:rsidRDefault="007819ED" w:rsidP="00AB4C51">
      <w:pPr>
        <w:pStyle w:val="Heading3"/>
        <w:tabs>
          <w:tab w:val="left" w:pos="1142"/>
        </w:tabs>
        <w:spacing w:before="74"/>
        <w:ind w:left="0" w:firstLine="964"/>
        <w:rPr>
          <w:sz w:val="28"/>
          <w:szCs w:val="28"/>
        </w:rPr>
      </w:pPr>
      <w:r>
        <w:rPr>
          <w:sz w:val="28"/>
          <w:szCs w:val="28"/>
        </w:rPr>
        <w:t xml:space="preserve">1.3 </w:t>
      </w:r>
      <w:r w:rsidR="006A2763" w:rsidRPr="00AB4C51">
        <w:rPr>
          <w:sz w:val="28"/>
          <w:szCs w:val="28"/>
        </w:rPr>
        <w:t>PROPOSED SOLUTION</w:t>
      </w:r>
    </w:p>
    <w:p w14:paraId="0FB91506" w14:textId="77777777" w:rsidR="003A62A9" w:rsidRDefault="003A62A9">
      <w:pPr>
        <w:pStyle w:val="BodyText"/>
        <w:spacing w:before="4"/>
        <w:rPr>
          <w:rFonts w:ascii="Arial"/>
          <w:b/>
          <w:sz w:val="42"/>
        </w:rPr>
      </w:pPr>
    </w:p>
    <w:p w14:paraId="72676875" w14:textId="6C807119" w:rsidR="00F84548" w:rsidRPr="007819ED" w:rsidRDefault="00F84548" w:rsidP="007819ED">
      <w:pPr>
        <w:shd w:val="clear" w:color="auto" w:fill="FFFFFF"/>
        <w:ind w:left="964" w:right="1247"/>
        <w:jc w:val="both"/>
        <w:rPr>
          <w:rFonts w:ascii="Times New Roman" w:eastAsia="Times New Roman" w:hAnsi="Times New Roman" w:cs="Times New Roman"/>
          <w:color w:val="000000"/>
          <w:sz w:val="24"/>
          <w:szCs w:val="24"/>
          <w:lang w:eastAsia="en-IN"/>
        </w:rPr>
      </w:pPr>
      <w:r w:rsidRPr="007819ED">
        <w:rPr>
          <w:rFonts w:ascii="Times New Roman" w:eastAsia="Times New Roman" w:hAnsi="Times New Roman" w:cs="Times New Roman"/>
          <w:color w:val="000000"/>
          <w:sz w:val="24"/>
          <w:szCs w:val="24"/>
          <w:lang w:eastAsia="en-IN"/>
        </w:rPr>
        <w:t xml:space="preserve">The manual identification of fake notes is a very time-consuming task in banking or selling goods. Therefore, the Counterfeit note detection system detects counterfeit </w:t>
      </w:r>
      <w:r w:rsidR="00487DAD">
        <w:rPr>
          <w:rFonts w:ascii="Times New Roman" w:eastAsia="Times New Roman" w:hAnsi="Times New Roman" w:cs="Times New Roman"/>
          <w:color w:val="000000"/>
          <w:sz w:val="24"/>
          <w:szCs w:val="24"/>
          <w:lang w:eastAsia="en-IN"/>
        </w:rPr>
        <w:t>banknotes</w:t>
      </w:r>
      <w:r w:rsidRPr="007819ED">
        <w:rPr>
          <w:rFonts w:ascii="Times New Roman" w:eastAsia="Times New Roman" w:hAnsi="Times New Roman" w:cs="Times New Roman"/>
          <w:color w:val="000000"/>
          <w:sz w:val="24"/>
          <w:szCs w:val="24"/>
          <w:lang w:eastAsia="en-IN"/>
        </w:rPr>
        <w:t xml:space="preserve"> </w:t>
      </w:r>
      <w:r w:rsidR="00487DAD">
        <w:rPr>
          <w:rFonts w:ascii="Times New Roman" w:eastAsia="Times New Roman" w:hAnsi="Times New Roman" w:cs="Times New Roman"/>
          <w:color w:val="000000"/>
          <w:sz w:val="24"/>
          <w:szCs w:val="24"/>
          <w:lang w:eastAsia="en-IN"/>
        </w:rPr>
        <w:t>in</w:t>
      </w:r>
      <w:r w:rsidRPr="007819ED">
        <w:rPr>
          <w:rFonts w:ascii="Times New Roman" w:eastAsia="Times New Roman" w:hAnsi="Times New Roman" w:cs="Times New Roman"/>
          <w:color w:val="000000"/>
          <w:sz w:val="24"/>
          <w:szCs w:val="24"/>
          <w:lang w:eastAsia="en-IN"/>
        </w:rPr>
        <w:t xml:space="preserve"> India based on particular features with </w:t>
      </w:r>
      <w:r w:rsidR="00487DAD">
        <w:rPr>
          <w:rFonts w:ascii="Times New Roman" w:eastAsia="Times New Roman" w:hAnsi="Times New Roman" w:cs="Times New Roman"/>
          <w:color w:val="000000"/>
          <w:sz w:val="24"/>
          <w:szCs w:val="24"/>
          <w:lang w:eastAsia="en-IN"/>
        </w:rPr>
        <w:t xml:space="preserve">the </w:t>
      </w:r>
      <w:r w:rsidRPr="007819ED">
        <w:rPr>
          <w:rFonts w:ascii="Times New Roman" w:eastAsia="Times New Roman" w:hAnsi="Times New Roman" w:cs="Times New Roman"/>
          <w:color w:val="000000"/>
          <w:sz w:val="24"/>
          <w:szCs w:val="24"/>
          <w:lang w:eastAsia="en-IN"/>
        </w:rPr>
        <w:t xml:space="preserve">help of which the system </w:t>
      </w:r>
      <w:r w:rsidR="00487DAD">
        <w:rPr>
          <w:rFonts w:ascii="Times New Roman" w:eastAsia="Times New Roman" w:hAnsi="Times New Roman" w:cs="Times New Roman"/>
          <w:color w:val="000000"/>
          <w:sz w:val="24"/>
          <w:szCs w:val="24"/>
          <w:lang w:eastAsia="en-IN"/>
        </w:rPr>
        <w:t>can</w:t>
      </w:r>
      <w:r w:rsidRPr="007819ED">
        <w:rPr>
          <w:rFonts w:ascii="Times New Roman" w:eastAsia="Times New Roman" w:hAnsi="Times New Roman" w:cs="Times New Roman"/>
          <w:color w:val="000000"/>
          <w:sz w:val="24"/>
          <w:szCs w:val="24"/>
          <w:lang w:eastAsia="en-IN"/>
        </w:rPr>
        <w:t xml:space="preserve"> decide whether the Banknote is genuine or not.  The proposed approach is discussed in </w:t>
      </w:r>
      <w:r w:rsidR="00487DAD">
        <w:rPr>
          <w:rFonts w:ascii="Times New Roman" w:eastAsia="Times New Roman" w:hAnsi="Times New Roman" w:cs="Times New Roman"/>
          <w:color w:val="000000"/>
          <w:sz w:val="24"/>
          <w:szCs w:val="24"/>
          <w:lang w:eastAsia="en-IN"/>
        </w:rPr>
        <w:t xml:space="preserve">a </w:t>
      </w:r>
      <w:r w:rsidRPr="007819ED">
        <w:rPr>
          <w:rFonts w:ascii="Times New Roman" w:eastAsia="Times New Roman" w:hAnsi="Times New Roman" w:cs="Times New Roman"/>
          <w:color w:val="000000"/>
          <w:sz w:val="24"/>
          <w:szCs w:val="24"/>
          <w:lang w:eastAsia="en-IN"/>
        </w:rPr>
        <w:t>step-wise fashion below:</w:t>
      </w:r>
    </w:p>
    <w:p w14:paraId="041F3357" w14:textId="77777777" w:rsidR="00F84548" w:rsidRDefault="00F84548" w:rsidP="00F84548">
      <w:pPr>
        <w:shd w:val="clear" w:color="auto" w:fill="FFFFFF"/>
        <w:jc w:val="both"/>
        <w:rPr>
          <w:rFonts w:ascii="Times New Roman" w:hAnsi="Times New Roman" w:cs="Times New Roman"/>
          <w:b/>
          <w:bCs/>
          <w:color w:val="222222"/>
          <w:szCs w:val="4"/>
          <w:shd w:val="clear" w:color="auto" w:fill="FFFFFF"/>
        </w:rPr>
      </w:pPr>
    </w:p>
    <w:p w14:paraId="4ADB9029"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10E7C5F3"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23441917"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75B6950E"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0D2DC2AB"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0AAE140C"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6938805C"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412AD574"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25FD646D"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4C1D357F"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11AF464D"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128D86B0"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4FBEE80E"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4CB97326"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288FF863" w14:textId="77777777" w:rsidR="007819ED" w:rsidRDefault="007819ED" w:rsidP="00F84548">
      <w:pPr>
        <w:shd w:val="clear" w:color="auto" w:fill="FFFFFF"/>
        <w:jc w:val="both"/>
        <w:rPr>
          <w:rFonts w:ascii="Times New Roman" w:hAnsi="Times New Roman" w:cs="Times New Roman"/>
          <w:b/>
          <w:bCs/>
          <w:color w:val="222222"/>
          <w:szCs w:val="4"/>
          <w:shd w:val="clear" w:color="auto" w:fill="FFFFFF"/>
        </w:rPr>
      </w:pPr>
    </w:p>
    <w:p w14:paraId="3C013432" w14:textId="77777777" w:rsidR="00F84548" w:rsidRDefault="00F84548" w:rsidP="00F84548">
      <w:pPr>
        <w:shd w:val="clear" w:color="auto" w:fill="FFFFFF"/>
        <w:jc w:val="both"/>
        <w:rPr>
          <w:rFonts w:ascii="Times New Roman" w:hAnsi="Times New Roman" w:cs="Times New Roman"/>
          <w:b/>
          <w:bCs/>
          <w:color w:val="222222"/>
          <w:szCs w:val="4"/>
          <w:shd w:val="clear" w:color="auto" w:fill="FFFFFF"/>
        </w:rPr>
      </w:pPr>
    </w:p>
    <w:p w14:paraId="153C46B9" w14:textId="77777777" w:rsidR="00F84548" w:rsidRDefault="00F84548" w:rsidP="007819ED">
      <w:pPr>
        <w:shd w:val="clear" w:color="auto" w:fill="FFFFFF"/>
        <w:ind w:left="851" w:right="1408"/>
        <w:jc w:val="center"/>
        <w:rPr>
          <w:rFonts w:ascii="Times New Roman" w:hAnsi="Times New Roman" w:cs="Times New Roman"/>
          <w:b/>
          <w:bCs/>
          <w:color w:val="222222"/>
          <w:szCs w:val="4"/>
          <w:shd w:val="clear" w:color="auto" w:fill="FFFFFF"/>
        </w:rPr>
      </w:pPr>
      <w:r w:rsidRPr="00AE2FFC">
        <w:rPr>
          <w:rFonts w:ascii="Times New Roman" w:hAnsi="Times New Roman" w:cs="Times New Roman"/>
          <w:b/>
          <w:bCs/>
          <w:color w:val="222222"/>
          <w:szCs w:val="4"/>
          <w:shd w:val="clear" w:color="auto" w:fill="FFFFFF"/>
        </w:rPr>
        <w:lastRenderedPageBreak/>
        <w:t>Fig.</w:t>
      </w:r>
      <w:r>
        <w:rPr>
          <w:rFonts w:ascii="Times New Roman" w:hAnsi="Times New Roman" w:cs="Times New Roman"/>
          <w:b/>
          <w:bCs/>
          <w:color w:val="222222"/>
          <w:szCs w:val="4"/>
          <w:shd w:val="clear" w:color="auto" w:fill="FFFFFF"/>
        </w:rPr>
        <w:t xml:space="preserve">2 and </w:t>
      </w:r>
      <w:r w:rsidRPr="00AE2FFC">
        <w:rPr>
          <w:rFonts w:ascii="Times New Roman" w:hAnsi="Times New Roman" w:cs="Times New Roman"/>
          <w:b/>
          <w:bCs/>
          <w:color w:val="222222"/>
          <w:szCs w:val="4"/>
          <w:shd w:val="clear" w:color="auto" w:fill="FFFFFF"/>
        </w:rPr>
        <w:t>Fig.</w:t>
      </w:r>
      <w:r>
        <w:rPr>
          <w:rFonts w:ascii="Times New Roman" w:hAnsi="Times New Roman" w:cs="Times New Roman"/>
          <w:b/>
          <w:bCs/>
          <w:color w:val="222222"/>
          <w:szCs w:val="4"/>
          <w:shd w:val="clear" w:color="auto" w:fill="FFFFFF"/>
        </w:rPr>
        <w:t>3 of genuine and counterfeit note images</w:t>
      </w:r>
    </w:p>
    <w:p w14:paraId="4471D18B" w14:textId="77777777" w:rsidR="00F84548" w:rsidRDefault="00F84548" w:rsidP="00F84548">
      <w:pPr>
        <w:shd w:val="clear" w:color="auto" w:fill="FFFFFF"/>
        <w:jc w:val="both"/>
        <w:rPr>
          <w:rFonts w:ascii="Times New Roman" w:eastAsia="Times New Roman" w:hAnsi="Times New Roman" w:cs="Times New Roman"/>
          <w:b/>
          <w:bCs/>
          <w:color w:val="000000"/>
          <w:sz w:val="32"/>
          <w:szCs w:val="32"/>
          <w:u w:val="single"/>
          <w:lang w:eastAsia="en-IN"/>
        </w:rPr>
      </w:pPr>
    </w:p>
    <w:p w14:paraId="5D808D06" w14:textId="77777777" w:rsidR="00F84548" w:rsidRDefault="00F84548" w:rsidP="00F84548">
      <w:pPr>
        <w:shd w:val="clear" w:color="auto" w:fill="FFFFFF"/>
        <w:jc w:val="both"/>
        <w:rPr>
          <w:rFonts w:ascii="Times New Roman" w:eastAsia="Times New Roman" w:hAnsi="Times New Roman" w:cs="Times New Roman"/>
          <w:b/>
          <w:bCs/>
          <w:color w:val="000000"/>
          <w:sz w:val="32"/>
          <w:szCs w:val="32"/>
          <w:u w:val="single"/>
          <w:lang w:eastAsia="en-IN"/>
        </w:rPr>
      </w:pPr>
    </w:p>
    <w:p w14:paraId="27AEFC9E" w14:textId="77777777" w:rsidR="00F84548" w:rsidRDefault="00F84548" w:rsidP="00F84548">
      <w:pPr>
        <w:shd w:val="clear" w:color="auto" w:fill="FFFFFF"/>
        <w:jc w:val="center"/>
        <w:rPr>
          <w:rFonts w:ascii="Times New Roman" w:eastAsia="Times New Roman" w:hAnsi="Times New Roman" w:cs="Times New Roman"/>
          <w:b/>
          <w:bCs/>
          <w:color w:val="000000"/>
          <w:sz w:val="32"/>
          <w:szCs w:val="32"/>
          <w:u w:val="single"/>
          <w:lang w:eastAsia="en-IN"/>
        </w:rPr>
      </w:pPr>
      <w:r>
        <w:rPr>
          <w:noProof/>
        </w:rPr>
        <w:drawing>
          <wp:inline distT="0" distB="0" distL="0" distR="0" wp14:anchorId="5904D82D" wp14:editId="29E62997">
            <wp:extent cx="4591254" cy="2025014"/>
            <wp:effectExtent l="0" t="0" r="0" b="0"/>
            <wp:docPr id="165168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2793" cy="2034514"/>
                    </a:xfrm>
                    <a:prstGeom prst="rect">
                      <a:avLst/>
                    </a:prstGeom>
                    <a:noFill/>
                    <a:ln>
                      <a:noFill/>
                    </a:ln>
                  </pic:spPr>
                </pic:pic>
              </a:graphicData>
            </a:graphic>
          </wp:inline>
        </w:drawing>
      </w:r>
    </w:p>
    <w:p w14:paraId="5424FD9C" w14:textId="77777777" w:rsidR="007819ED" w:rsidRDefault="007819ED" w:rsidP="00F84548">
      <w:pPr>
        <w:shd w:val="clear" w:color="auto" w:fill="FFFFFF"/>
        <w:jc w:val="center"/>
        <w:rPr>
          <w:rFonts w:ascii="Times New Roman" w:eastAsia="Times New Roman" w:hAnsi="Times New Roman" w:cs="Times New Roman"/>
          <w:b/>
          <w:bCs/>
          <w:color w:val="000000"/>
          <w:sz w:val="32"/>
          <w:szCs w:val="32"/>
          <w:u w:val="single"/>
          <w:lang w:eastAsia="en-IN"/>
        </w:rPr>
      </w:pPr>
    </w:p>
    <w:p w14:paraId="3CFD9D8D" w14:textId="77777777" w:rsidR="00F84548" w:rsidRDefault="00F84548" w:rsidP="00F84548">
      <w:pPr>
        <w:jc w:val="center"/>
        <w:rPr>
          <w:rFonts w:ascii="Times New Roman" w:hAnsi="Times New Roman" w:cs="Times New Roman"/>
          <w:b/>
          <w:bCs/>
          <w:color w:val="222222"/>
          <w:szCs w:val="4"/>
          <w:shd w:val="clear" w:color="auto" w:fill="FFFFFF"/>
        </w:rPr>
      </w:pPr>
      <w:r w:rsidRPr="00AE2FFC">
        <w:rPr>
          <w:rFonts w:ascii="Times New Roman" w:hAnsi="Times New Roman" w:cs="Times New Roman"/>
          <w:b/>
          <w:bCs/>
          <w:color w:val="222222"/>
          <w:szCs w:val="4"/>
          <w:shd w:val="clear" w:color="auto" w:fill="FFFFFF"/>
        </w:rPr>
        <w:t>Fig.</w:t>
      </w:r>
      <w:r>
        <w:rPr>
          <w:rFonts w:ascii="Times New Roman" w:hAnsi="Times New Roman" w:cs="Times New Roman"/>
          <w:b/>
          <w:bCs/>
          <w:color w:val="222222"/>
          <w:szCs w:val="4"/>
          <w:shd w:val="clear" w:color="auto" w:fill="FFFFFF"/>
        </w:rPr>
        <w:t>2</w:t>
      </w:r>
      <w:r w:rsidRPr="00AE2FFC">
        <w:rPr>
          <w:rFonts w:ascii="Times New Roman" w:hAnsi="Times New Roman" w:cs="Times New Roman"/>
          <w:b/>
          <w:bCs/>
          <w:color w:val="222222"/>
          <w:szCs w:val="4"/>
          <w:shd w:val="clear" w:color="auto" w:fill="FFFFFF"/>
        </w:rPr>
        <w:t xml:space="preserve">: </w:t>
      </w:r>
      <w:r>
        <w:rPr>
          <w:rFonts w:ascii="Times New Roman" w:hAnsi="Times New Roman" w:cs="Times New Roman"/>
          <w:b/>
          <w:bCs/>
          <w:color w:val="222222"/>
          <w:szCs w:val="4"/>
          <w:shd w:val="clear" w:color="auto" w:fill="FFFFFF"/>
        </w:rPr>
        <w:t>Rs.20 banknote image</w:t>
      </w:r>
    </w:p>
    <w:p w14:paraId="68920A81" w14:textId="77777777" w:rsidR="00F84548" w:rsidRDefault="00F84548" w:rsidP="00F84548">
      <w:pPr>
        <w:jc w:val="center"/>
        <w:rPr>
          <w:rFonts w:ascii="Times New Roman" w:hAnsi="Times New Roman" w:cs="Times New Roman"/>
          <w:b/>
          <w:bCs/>
          <w:color w:val="222222"/>
          <w:szCs w:val="4"/>
          <w:shd w:val="clear" w:color="auto" w:fill="FFFFFF"/>
        </w:rPr>
      </w:pPr>
    </w:p>
    <w:p w14:paraId="45A9E05D" w14:textId="77777777" w:rsidR="00F84548" w:rsidRPr="00AE2FFC" w:rsidRDefault="00F84548" w:rsidP="00F84548">
      <w:pPr>
        <w:jc w:val="center"/>
        <w:rPr>
          <w:rFonts w:ascii="Times New Roman" w:hAnsi="Times New Roman" w:cs="Times New Roman"/>
          <w:b/>
          <w:bCs/>
          <w:sz w:val="2"/>
          <w:szCs w:val="2"/>
          <w:lang w:eastAsia="en-IN"/>
        </w:rPr>
      </w:pPr>
      <w:r>
        <w:rPr>
          <w:noProof/>
        </w:rPr>
        <w:drawing>
          <wp:inline distT="0" distB="0" distL="0" distR="0" wp14:anchorId="7DD64744" wp14:editId="2078EB80">
            <wp:extent cx="4564379" cy="1965960"/>
            <wp:effectExtent l="0" t="0" r="8255" b="0"/>
            <wp:docPr id="1313190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5745" t="7228" r="12294" b="11682"/>
                    <a:stretch/>
                  </pic:blipFill>
                  <pic:spPr bwMode="auto">
                    <a:xfrm>
                      <a:off x="0" y="0"/>
                      <a:ext cx="4606084" cy="1983923"/>
                    </a:xfrm>
                    <a:prstGeom prst="rect">
                      <a:avLst/>
                    </a:prstGeom>
                    <a:noFill/>
                    <a:ln>
                      <a:noFill/>
                    </a:ln>
                    <a:extLst>
                      <a:ext uri="{53640926-AAD7-44D8-BBD7-CCE9431645EC}">
                        <a14:shadowObscured xmlns:a14="http://schemas.microsoft.com/office/drawing/2010/main"/>
                      </a:ext>
                    </a:extLst>
                  </pic:spPr>
                </pic:pic>
              </a:graphicData>
            </a:graphic>
          </wp:inline>
        </w:drawing>
      </w:r>
    </w:p>
    <w:p w14:paraId="21112009" w14:textId="77777777" w:rsidR="00F84548" w:rsidRDefault="00F84548" w:rsidP="00F84548">
      <w:pPr>
        <w:shd w:val="clear" w:color="auto" w:fill="FFFFFF"/>
        <w:jc w:val="both"/>
        <w:rPr>
          <w:rFonts w:ascii="Times New Roman" w:eastAsia="Times New Roman" w:hAnsi="Times New Roman" w:cs="Times New Roman"/>
          <w:b/>
          <w:bCs/>
          <w:color w:val="000000"/>
          <w:sz w:val="32"/>
          <w:szCs w:val="32"/>
          <w:u w:val="single"/>
          <w:lang w:eastAsia="en-IN"/>
        </w:rPr>
      </w:pPr>
    </w:p>
    <w:p w14:paraId="2906C15A" w14:textId="77777777" w:rsidR="00F84548" w:rsidRDefault="00F84548" w:rsidP="00F84548">
      <w:pPr>
        <w:shd w:val="clear" w:color="auto" w:fill="FFFFFF"/>
        <w:jc w:val="both"/>
        <w:rPr>
          <w:rFonts w:ascii="Times New Roman" w:eastAsia="Times New Roman" w:hAnsi="Times New Roman" w:cs="Times New Roman"/>
          <w:b/>
          <w:bCs/>
          <w:color w:val="000000"/>
          <w:sz w:val="32"/>
          <w:szCs w:val="32"/>
          <w:u w:val="single"/>
          <w:lang w:eastAsia="en-IN"/>
        </w:rPr>
      </w:pPr>
    </w:p>
    <w:p w14:paraId="4C6FA119" w14:textId="2A2222B0" w:rsidR="00F84548" w:rsidRPr="007819ED" w:rsidRDefault="00F84548" w:rsidP="007819ED">
      <w:pPr>
        <w:jc w:val="center"/>
        <w:rPr>
          <w:rFonts w:ascii="Times New Roman" w:hAnsi="Times New Roman" w:cs="Times New Roman"/>
          <w:b/>
          <w:bCs/>
          <w:sz w:val="2"/>
          <w:szCs w:val="2"/>
          <w:lang w:eastAsia="en-IN"/>
        </w:rPr>
      </w:pPr>
      <w:r w:rsidRPr="00AE2FFC">
        <w:rPr>
          <w:rFonts w:ascii="Times New Roman" w:hAnsi="Times New Roman" w:cs="Times New Roman"/>
          <w:b/>
          <w:bCs/>
          <w:color w:val="222222"/>
          <w:szCs w:val="4"/>
          <w:shd w:val="clear" w:color="auto" w:fill="FFFFFF"/>
        </w:rPr>
        <w:t>Fig.</w:t>
      </w:r>
      <w:r>
        <w:rPr>
          <w:rFonts w:ascii="Times New Roman" w:hAnsi="Times New Roman" w:cs="Times New Roman"/>
          <w:b/>
          <w:bCs/>
          <w:color w:val="222222"/>
          <w:szCs w:val="4"/>
          <w:shd w:val="clear" w:color="auto" w:fill="FFFFFF"/>
        </w:rPr>
        <w:t>2</w:t>
      </w:r>
      <w:r w:rsidRPr="00AE2FFC">
        <w:rPr>
          <w:rFonts w:ascii="Times New Roman" w:hAnsi="Times New Roman" w:cs="Times New Roman"/>
          <w:b/>
          <w:bCs/>
          <w:color w:val="222222"/>
          <w:szCs w:val="4"/>
          <w:shd w:val="clear" w:color="auto" w:fill="FFFFFF"/>
        </w:rPr>
        <w:t xml:space="preserve">: </w:t>
      </w:r>
      <w:r>
        <w:rPr>
          <w:rFonts w:ascii="Times New Roman" w:hAnsi="Times New Roman" w:cs="Times New Roman"/>
          <w:b/>
          <w:bCs/>
          <w:color w:val="222222"/>
          <w:szCs w:val="4"/>
          <w:shd w:val="clear" w:color="auto" w:fill="FFFFFF"/>
        </w:rPr>
        <w:t>Rs.20 counterfeit note image</w:t>
      </w:r>
    </w:p>
    <w:p w14:paraId="71842162" w14:textId="77777777" w:rsidR="00F84548" w:rsidRDefault="00F84548" w:rsidP="00F84548">
      <w:pPr>
        <w:shd w:val="clear" w:color="auto" w:fill="FFFFFF"/>
        <w:jc w:val="both"/>
        <w:rPr>
          <w:rFonts w:ascii="Times New Roman" w:eastAsia="Times New Roman" w:hAnsi="Times New Roman" w:cs="Times New Roman"/>
          <w:b/>
          <w:bCs/>
          <w:color w:val="000000"/>
          <w:sz w:val="32"/>
          <w:szCs w:val="32"/>
          <w:u w:val="single"/>
          <w:lang w:eastAsia="en-IN"/>
        </w:rPr>
      </w:pPr>
    </w:p>
    <w:p w14:paraId="75019C9E" w14:textId="77777777" w:rsidR="00F84548" w:rsidRDefault="00F84548" w:rsidP="007819ED">
      <w:pPr>
        <w:shd w:val="clear" w:color="auto" w:fill="FFFFFF"/>
        <w:ind w:right="1124"/>
        <w:jc w:val="both"/>
        <w:rPr>
          <w:rFonts w:ascii="Times New Roman" w:eastAsia="Times New Roman" w:hAnsi="Times New Roman" w:cs="Times New Roman"/>
          <w:b/>
          <w:bCs/>
          <w:color w:val="000000"/>
          <w:sz w:val="32"/>
          <w:szCs w:val="32"/>
          <w:u w:val="single"/>
          <w:lang w:eastAsia="en-IN"/>
        </w:rPr>
      </w:pPr>
    </w:p>
    <w:p w14:paraId="59E24884" w14:textId="7760EEEE" w:rsidR="00F84548" w:rsidRPr="007819ED" w:rsidRDefault="00F84548" w:rsidP="007819ED">
      <w:pPr>
        <w:shd w:val="clear" w:color="auto" w:fill="FFFFFF"/>
        <w:ind w:left="964" w:right="1247"/>
        <w:jc w:val="both"/>
        <w:rPr>
          <w:rFonts w:ascii="Times New Roman" w:eastAsia="Times New Roman" w:hAnsi="Times New Roman" w:cs="Times New Roman"/>
          <w:color w:val="000000"/>
          <w:sz w:val="24"/>
          <w:szCs w:val="24"/>
          <w:lang w:eastAsia="en-IN"/>
        </w:rPr>
      </w:pPr>
      <w:r w:rsidRPr="007819ED">
        <w:rPr>
          <w:rFonts w:ascii="Times New Roman" w:eastAsia="Times New Roman" w:hAnsi="Times New Roman" w:cs="Times New Roman"/>
          <w:color w:val="000000"/>
          <w:sz w:val="24"/>
          <w:szCs w:val="24"/>
          <w:lang w:eastAsia="en-IN"/>
        </w:rPr>
        <w:t xml:space="preserve">Methodology for Fake Currency Detection </w:t>
      </w:r>
      <w:r w:rsidR="00487DAD">
        <w:rPr>
          <w:rFonts w:ascii="Times New Roman" w:eastAsia="Times New Roman" w:hAnsi="Times New Roman" w:cs="Times New Roman"/>
          <w:color w:val="000000"/>
          <w:sz w:val="24"/>
          <w:szCs w:val="24"/>
          <w:lang w:eastAsia="en-IN"/>
        </w:rPr>
        <w:t>Using</w:t>
      </w:r>
      <w:r w:rsidRPr="007819ED">
        <w:rPr>
          <w:rFonts w:ascii="Times New Roman" w:eastAsia="Times New Roman" w:hAnsi="Times New Roman" w:cs="Times New Roman"/>
          <w:color w:val="000000"/>
          <w:sz w:val="24"/>
          <w:szCs w:val="24"/>
          <w:lang w:eastAsia="en-IN"/>
        </w:rPr>
        <w:t xml:space="preserve"> CNN Model</w:t>
      </w:r>
    </w:p>
    <w:p w14:paraId="3F0827C2" w14:textId="77777777" w:rsidR="00F84548" w:rsidRPr="007819ED" w:rsidRDefault="00F84548" w:rsidP="007819ED">
      <w:pPr>
        <w:pStyle w:val="BodyText"/>
        <w:spacing w:before="4"/>
        <w:ind w:left="964" w:right="1247"/>
        <w:rPr>
          <w:rFonts w:ascii="Times New Roman" w:eastAsia="Times New Roman" w:hAnsi="Times New Roman" w:cs="Times New Roman"/>
          <w:color w:val="000000"/>
          <w:sz w:val="24"/>
          <w:szCs w:val="24"/>
          <w:lang w:eastAsia="en-IN"/>
        </w:rPr>
      </w:pPr>
    </w:p>
    <w:p w14:paraId="4A3F12B0" w14:textId="6FF7564D" w:rsidR="00F84548" w:rsidRPr="007819ED" w:rsidRDefault="00F84548" w:rsidP="007819ED">
      <w:pPr>
        <w:pStyle w:val="ListParagraph"/>
        <w:widowControl/>
        <w:numPr>
          <w:ilvl w:val="0"/>
          <w:numId w:val="28"/>
        </w:numPr>
        <w:shd w:val="clear" w:color="auto" w:fill="FFFFFF"/>
        <w:autoSpaceDE/>
        <w:autoSpaceDN/>
        <w:ind w:right="1247"/>
        <w:contextualSpacing/>
        <w:jc w:val="both"/>
        <w:rPr>
          <w:rFonts w:ascii="Times New Roman" w:eastAsia="Times New Roman" w:hAnsi="Times New Roman" w:cs="Times New Roman"/>
          <w:color w:val="000000"/>
          <w:sz w:val="24"/>
          <w:szCs w:val="24"/>
          <w:lang w:eastAsia="en-IN"/>
        </w:rPr>
      </w:pPr>
      <w:r w:rsidRPr="007819ED">
        <w:rPr>
          <w:rFonts w:ascii="Times New Roman" w:eastAsia="Times New Roman" w:hAnsi="Times New Roman" w:cs="Times New Roman"/>
          <w:color w:val="000000"/>
          <w:sz w:val="24"/>
          <w:szCs w:val="24"/>
          <w:lang w:eastAsia="en-IN"/>
        </w:rPr>
        <w:t>Data Pre-processing</w:t>
      </w:r>
      <w:r w:rsidR="007819ED">
        <w:rPr>
          <w:rFonts w:ascii="Times New Roman" w:eastAsia="Times New Roman" w:hAnsi="Times New Roman" w:cs="Times New Roman"/>
          <w:color w:val="000000"/>
          <w:sz w:val="24"/>
          <w:szCs w:val="24"/>
          <w:lang w:eastAsia="en-IN"/>
        </w:rPr>
        <w:t xml:space="preserve"> </w:t>
      </w:r>
      <w:r w:rsidRPr="007819ED">
        <w:rPr>
          <w:rFonts w:ascii="Times New Roman" w:eastAsia="Times New Roman" w:hAnsi="Times New Roman" w:cs="Times New Roman"/>
          <w:color w:val="000000"/>
          <w:sz w:val="24"/>
          <w:szCs w:val="24"/>
          <w:lang w:eastAsia="en-IN"/>
        </w:rPr>
        <w:t>is done by gathering a dedicated dataset that contains images of both genuine and fake currency notes then we Organized the dataset into subdirectories for each class i.e. 'fake' and '</w:t>
      </w:r>
      <w:proofErr w:type="spellStart"/>
      <w:r w:rsidRPr="007819ED">
        <w:rPr>
          <w:rFonts w:ascii="Times New Roman" w:eastAsia="Times New Roman" w:hAnsi="Times New Roman" w:cs="Times New Roman"/>
          <w:color w:val="000000"/>
          <w:sz w:val="24"/>
          <w:szCs w:val="24"/>
          <w:lang w:eastAsia="en-IN"/>
        </w:rPr>
        <w:t>genuine</w:t>
      </w:r>
      <w:proofErr w:type="gramStart"/>
      <w:r w:rsidRPr="007819ED">
        <w:rPr>
          <w:rFonts w:ascii="Times New Roman" w:eastAsia="Times New Roman" w:hAnsi="Times New Roman" w:cs="Times New Roman"/>
          <w:color w:val="000000"/>
          <w:sz w:val="24"/>
          <w:szCs w:val="24"/>
          <w:lang w:eastAsia="en-IN"/>
        </w:rPr>
        <w:t>'.We</w:t>
      </w:r>
      <w:proofErr w:type="spellEnd"/>
      <w:proofErr w:type="gramEnd"/>
      <w:r w:rsidRPr="007819ED">
        <w:rPr>
          <w:rFonts w:ascii="Times New Roman" w:eastAsia="Times New Roman" w:hAnsi="Times New Roman" w:cs="Times New Roman"/>
          <w:color w:val="000000"/>
          <w:sz w:val="24"/>
          <w:szCs w:val="24"/>
          <w:lang w:eastAsia="en-IN"/>
        </w:rPr>
        <w:t xml:space="preserve"> have used (dataset name) dataset for creating and validating notes as genuine or fake. At </w:t>
      </w:r>
      <w:proofErr w:type="gramStart"/>
      <w:r w:rsidRPr="007819ED">
        <w:rPr>
          <w:rFonts w:ascii="Times New Roman" w:eastAsia="Times New Roman" w:hAnsi="Times New Roman" w:cs="Times New Roman"/>
          <w:color w:val="000000"/>
          <w:sz w:val="24"/>
          <w:szCs w:val="24"/>
          <w:lang w:eastAsia="en-IN"/>
        </w:rPr>
        <w:t>first,  data</w:t>
      </w:r>
      <w:proofErr w:type="gramEnd"/>
      <w:r w:rsidRPr="007819ED">
        <w:rPr>
          <w:rFonts w:ascii="Times New Roman" w:eastAsia="Times New Roman" w:hAnsi="Times New Roman" w:cs="Times New Roman"/>
          <w:color w:val="000000"/>
          <w:sz w:val="24"/>
          <w:szCs w:val="24"/>
          <w:lang w:eastAsia="en-IN"/>
        </w:rPr>
        <w:t xml:space="preserve"> preprocessing is done using the image data generator for data augmentation</w:t>
      </w:r>
      <w:r w:rsidR="00487DAD">
        <w:rPr>
          <w:rFonts w:ascii="Times New Roman" w:eastAsia="Times New Roman" w:hAnsi="Times New Roman" w:cs="Times New Roman"/>
          <w:color w:val="000000"/>
          <w:sz w:val="24"/>
          <w:szCs w:val="24"/>
          <w:lang w:eastAsia="en-IN"/>
        </w:rPr>
        <w:t>.</w:t>
      </w:r>
      <w:r w:rsidRPr="007819ED">
        <w:rPr>
          <w:rFonts w:ascii="Times New Roman" w:eastAsia="Times New Roman" w:hAnsi="Times New Roman" w:cs="Times New Roman"/>
          <w:color w:val="000000"/>
          <w:sz w:val="24"/>
          <w:szCs w:val="24"/>
          <w:lang w:eastAsia="en-IN"/>
        </w:rPr>
        <w:t xml:space="preserve">  Secondly, the images are resized to a consistent size because Neural networks, especially convolutional neural networks (CNNs), typically expect input data of consistent dimensions. Resizing ensures that all images fed into the model have the same height and width, allowing for the creation of consistent input tensors</w:t>
      </w:r>
      <w:r w:rsidR="00487DAD">
        <w:rPr>
          <w:rFonts w:ascii="Times New Roman" w:eastAsia="Times New Roman" w:hAnsi="Times New Roman" w:cs="Times New Roman"/>
          <w:color w:val="000000"/>
          <w:sz w:val="24"/>
          <w:szCs w:val="24"/>
          <w:lang w:eastAsia="en-IN"/>
        </w:rPr>
        <w:t>.</w:t>
      </w:r>
      <w:r w:rsidRPr="007819ED">
        <w:rPr>
          <w:rFonts w:ascii="Times New Roman" w:eastAsia="Times New Roman" w:hAnsi="Times New Roman" w:cs="Times New Roman"/>
          <w:color w:val="000000"/>
          <w:sz w:val="24"/>
          <w:szCs w:val="24"/>
          <w:lang w:eastAsia="en-IN"/>
        </w:rPr>
        <w:t xml:space="preserve"> Then, normalization is done because Normalizing pixel values to a specific range (e.g., [0, 1] or [-1, 1]) improves numerical stability during training. Neural networks tend to perform better when input values are within a certain range, and normalizing helps achieve this. At last, we divided the dataset into training and validation sets using the </w:t>
      </w:r>
      <w:proofErr w:type="spellStart"/>
      <w:r w:rsidRPr="007819ED">
        <w:rPr>
          <w:rFonts w:ascii="Times New Roman" w:eastAsia="Times New Roman" w:hAnsi="Times New Roman" w:cs="Times New Roman"/>
          <w:color w:val="000000"/>
          <w:sz w:val="24"/>
          <w:szCs w:val="24"/>
          <w:lang w:eastAsia="en-IN"/>
        </w:rPr>
        <w:t>flow_from_directory</w:t>
      </w:r>
      <w:proofErr w:type="spellEnd"/>
      <w:r w:rsidRPr="007819ED">
        <w:rPr>
          <w:rFonts w:ascii="Times New Roman" w:eastAsia="Times New Roman" w:hAnsi="Times New Roman" w:cs="Times New Roman"/>
          <w:color w:val="000000"/>
          <w:sz w:val="24"/>
          <w:szCs w:val="24"/>
          <w:lang w:eastAsia="en-IN"/>
        </w:rPr>
        <w:t xml:space="preserve"> function.</w:t>
      </w:r>
    </w:p>
    <w:p w14:paraId="70BCC3A8" w14:textId="77777777" w:rsidR="00F84548" w:rsidRPr="00767B11" w:rsidRDefault="00F84548" w:rsidP="00F84548">
      <w:pPr>
        <w:shd w:val="clear" w:color="auto" w:fill="FFFFFF"/>
        <w:ind w:left="360"/>
        <w:jc w:val="both"/>
        <w:rPr>
          <w:rFonts w:ascii="Times New Roman" w:eastAsia="Times New Roman" w:hAnsi="Times New Roman" w:cs="Times New Roman"/>
          <w:color w:val="000000"/>
          <w:sz w:val="28"/>
          <w:szCs w:val="28"/>
          <w:lang w:eastAsia="en-IN"/>
        </w:rPr>
      </w:pPr>
    </w:p>
    <w:p w14:paraId="14AAFD31" w14:textId="77777777" w:rsidR="00F84548" w:rsidRDefault="00F84548" w:rsidP="00F84548">
      <w:pPr>
        <w:shd w:val="clear" w:color="auto" w:fill="FFFFFF"/>
        <w:jc w:val="both"/>
        <w:rPr>
          <w:rFonts w:ascii="Times New Roman" w:hAnsi="Times New Roman" w:cs="Times New Roman"/>
          <w:b/>
          <w:bCs/>
          <w:color w:val="222222"/>
          <w:szCs w:val="4"/>
          <w:shd w:val="clear" w:color="auto" w:fill="FFFFFF"/>
        </w:rPr>
      </w:pPr>
    </w:p>
    <w:p w14:paraId="7EC00FB2" w14:textId="77777777" w:rsidR="00F84548" w:rsidRDefault="00F84548" w:rsidP="00F84548">
      <w:pPr>
        <w:shd w:val="clear" w:color="auto" w:fill="FFFFFF"/>
        <w:jc w:val="both"/>
        <w:rPr>
          <w:rFonts w:ascii="Times New Roman" w:hAnsi="Times New Roman" w:cs="Times New Roman"/>
          <w:b/>
          <w:bCs/>
          <w:color w:val="222222"/>
          <w:szCs w:val="4"/>
          <w:shd w:val="clear" w:color="auto" w:fill="FFFFFF"/>
        </w:rPr>
      </w:pPr>
      <w:r>
        <w:rPr>
          <w:rFonts w:ascii="Times New Roman" w:hAnsi="Times New Roman" w:cs="Times New Roman"/>
          <w:b/>
          <w:bCs/>
          <w:color w:val="222222"/>
          <w:szCs w:val="4"/>
          <w:shd w:val="clear" w:color="auto" w:fill="FFFFFF"/>
        </w:rPr>
        <w:t xml:space="preserve"> </w:t>
      </w:r>
    </w:p>
    <w:p w14:paraId="29272A22" w14:textId="7EBB98B9" w:rsidR="00F84548" w:rsidRPr="00561BDA" w:rsidRDefault="00F84548" w:rsidP="007819ED">
      <w:pPr>
        <w:shd w:val="clear" w:color="auto" w:fill="FFFFFF"/>
        <w:jc w:val="center"/>
        <w:rPr>
          <w:rFonts w:ascii="Times New Roman" w:eastAsia="Times New Roman" w:hAnsi="Times New Roman" w:cs="Times New Roman"/>
          <w:b/>
          <w:bCs/>
          <w:color w:val="000000"/>
          <w:sz w:val="32"/>
          <w:szCs w:val="32"/>
          <w:u w:val="single"/>
          <w:lang w:eastAsia="en-IN"/>
        </w:rPr>
      </w:pPr>
      <w:r w:rsidRPr="00561BDA">
        <w:rPr>
          <w:rFonts w:ascii="Times New Roman" w:hAnsi="Times New Roman" w:cs="Times New Roman"/>
          <w:b/>
          <w:bCs/>
          <w:color w:val="222222"/>
          <w:szCs w:val="4"/>
          <w:shd w:val="clear" w:color="auto" w:fill="FFFFFF"/>
        </w:rPr>
        <w:t>Fig.</w:t>
      </w:r>
      <w:r>
        <w:rPr>
          <w:rFonts w:ascii="Times New Roman" w:hAnsi="Times New Roman" w:cs="Times New Roman"/>
          <w:b/>
          <w:bCs/>
          <w:color w:val="222222"/>
          <w:szCs w:val="4"/>
          <w:shd w:val="clear" w:color="auto" w:fill="FFFFFF"/>
        </w:rPr>
        <w:t>3</w:t>
      </w:r>
      <w:r w:rsidRPr="00561BDA">
        <w:rPr>
          <w:rFonts w:ascii="Times New Roman" w:hAnsi="Times New Roman" w:cs="Times New Roman"/>
          <w:b/>
          <w:bCs/>
          <w:color w:val="222222"/>
          <w:szCs w:val="4"/>
          <w:shd w:val="clear" w:color="auto" w:fill="FFFFFF"/>
        </w:rPr>
        <w:t xml:space="preserve"> and Fig.</w:t>
      </w:r>
      <w:r>
        <w:rPr>
          <w:rFonts w:ascii="Times New Roman" w:hAnsi="Times New Roman" w:cs="Times New Roman"/>
          <w:b/>
          <w:bCs/>
          <w:color w:val="222222"/>
          <w:szCs w:val="4"/>
          <w:shd w:val="clear" w:color="auto" w:fill="FFFFFF"/>
        </w:rPr>
        <w:t>4</w:t>
      </w:r>
      <w:r w:rsidRPr="00561BDA">
        <w:rPr>
          <w:rFonts w:ascii="Times New Roman" w:hAnsi="Times New Roman" w:cs="Times New Roman"/>
          <w:b/>
          <w:bCs/>
          <w:color w:val="222222"/>
          <w:szCs w:val="4"/>
          <w:shd w:val="clear" w:color="auto" w:fill="FFFFFF"/>
        </w:rPr>
        <w:t xml:space="preserve"> of </w:t>
      </w:r>
      <w:r>
        <w:rPr>
          <w:rFonts w:ascii="Times New Roman" w:hAnsi="Times New Roman" w:cs="Times New Roman"/>
          <w:b/>
          <w:bCs/>
          <w:color w:val="222222"/>
          <w:szCs w:val="4"/>
          <w:shd w:val="clear" w:color="auto" w:fill="FFFFFF"/>
        </w:rPr>
        <w:t>original</w:t>
      </w:r>
      <w:r w:rsidRPr="00561BDA">
        <w:rPr>
          <w:rFonts w:ascii="Times New Roman" w:hAnsi="Times New Roman" w:cs="Times New Roman"/>
          <w:b/>
          <w:bCs/>
          <w:color w:val="222222"/>
          <w:szCs w:val="4"/>
          <w:shd w:val="clear" w:color="auto" w:fill="FFFFFF"/>
        </w:rPr>
        <w:t xml:space="preserve"> and </w:t>
      </w:r>
      <w:r>
        <w:rPr>
          <w:rFonts w:ascii="Times New Roman" w:hAnsi="Times New Roman" w:cs="Times New Roman"/>
          <w:b/>
          <w:bCs/>
          <w:color w:val="222222"/>
          <w:szCs w:val="4"/>
          <w:shd w:val="clear" w:color="auto" w:fill="FFFFFF"/>
        </w:rPr>
        <w:t>resized</w:t>
      </w:r>
      <w:r w:rsidRPr="00561BDA">
        <w:rPr>
          <w:rFonts w:ascii="Times New Roman" w:hAnsi="Times New Roman" w:cs="Times New Roman"/>
          <w:b/>
          <w:bCs/>
          <w:color w:val="222222"/>
          <w:szCs w:val="4"/>
          <w:shd w:val="clear" w:color="auto" w:fill="FFFFFF"/>
        </w:rPr>
        <w:t xml:space="preserve"> note images</w:t>
      </w:r>
    </w:p>
    <w:p w14:paraId="5E88279A" w14:textId="77777777" w:rsidR="00F84548" w:rsidRPr="00F64463" w:rsidRDefault="00F84548" w:rsidP="00F84548">
      <w:pPr>
        <w:shd w:val="clear" w:color="auto" w:fill="FFFFFF"/>
        <w:jc w:val="both"/>
        <w:rPr>
          <w:rFonts w:ascii="Times New Roman" w:eastAsia="Times New Roman" w:hAnsi="Times New Roman" w:cs="Times New Roman"/>
          <w:color w:val="000000"/>
          <w:sz w:val="28"/>
          <w:szCs w:val="28"/>
          <w:lang w:eastAsia="en-IN"/>
        </w:rPr>
      </w:pPr>
    </w:p>
    <w:p w14:paraId="28642333" w14:textId="77777777" w:rsidR="00F84548" w:rsidRDefault="00F84548" w:rsidP="00F84548">
      <w:pPr>
        <w:shd w:val="clear" w:color="auto" w:fill="FFFFFF"/>
        <w:jc w:val="center"/>
        <w:rPr>
          <w:rFonts w:ascii="Times New Roman" w:eastAsia="Times New Roman" w:hAnsi="Times New Roman" w:cs="Times New Roman"/>
          <w:color w:val="000000"/>
          <w:sz w:val="28"/>
          <w:szCs w:val="28"/>
          <w:lang w:eastAsia="en-IN"/>
        </w:rPr>
      </w:pPr>
      <w:r>
        <w:rPr>
          <w:noProof/>
        </w:rPr>
        <w:drawing>
          <wp:inline distT="0" distB="0" distL="0" distR="0" wp14:anchorId="704451CD" wp14:editId="080317F8">
            <wp:extent cx="3929328" cy="2203226"/>
            <wp:effectExtent l="0" t="0" r="0" b="6985"/>
            <wp:docPr id="132893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3145" cy="2216580"/>
                    </a:xfrm>
                    <a:prstGeom prst="rect">
                      <a:avLst/>
                    </a:prstGeom>
                    <a:noFill/>
                    <a:ln>
                      <a:noFill/>
                    </a:ln>
                  </pic:spPr>
                </pic:pic>
              </a:graphicData>
            </a:graphic>
          </wp:inline>
        </w:drawing>
      </w:r>
    </w:p>
    <w:p w14:paraId="69BB3F1A" w14:textId="77777777" w:rsidR="007819ED" w:rsidRDefault="007819ED" w:rsidP="00F84548">
      <w:pPr>
        <w:shd w:val="clear" w:color="auto" w:fill="FFFFFF"/>
        <w:jc w:val="center"/>
        <w:rPr>
          <w:rFonts w:ascii="Times New Roman" w:eastAsia="Times New Roman" w:hAnsi="Times New Roman" w:cs="Times New Roman"/>
          <w:color w:val="000000"/>
          <w:sz w:val="28"/>
          <w:szCs w:val="28"/>
          <w:lang w:eastAsia="en-IN"/>
        </w:rPr>
      </w:pPr>
    </w:p>
    <w:p w14:paraId="24A736B8" w14:textId="77777777" w:rsidR="00F84548" w:rsidRPr="00561BDA" w:rsidRDefault="00F84548" w:rsidP="00F84548">
      <w:pPr>
        <w:jc w:val="center"/>
        <w:rPr>
          <w:rFonts w:ascii="Times New Roman" w:hAnsi="Times New Roman" w:cs="Times New Roman"/>
          <w:b/>
          <w:bCs/>
          <w:color w:val="222222"/>
          <w:szCs w:val="4"/>
          <w:shd w:val="clear" w:color="auto" w:fill="FFFFFF"/>
        </w:rPr>
      </w:pPr>
      <w:r w:rsidRPr="00AE2FFC">
        <w:rPr>
          <w:rFonts w:ascii="Times New Roman" w:hAnsi="Times New Roman" w:cs="Times New Roman"/>
          <w:b/>
          <w:bCs/>
          <w:color w:val="222222"/>
          <w:szCs w:val="4"/>
          <w:shd w:val="clear" w:color="auto" w:fill="FFFFFF"/>
        </w:rPr>
        <w:t>Fig.</w:t>
      </w:r>
      <w:r>
        <w:rPr>
          <w:rFonts w:ascii="Times New Roman" w:hAnsi="Times New Roman" w:cs="Times New Roman"/>
          <w:b/>
          <w:bCs/>
          <w:color w:val="222222"/>
          <w:szCs w:val="4"/>
          <w:shd w:val="clear" w:color="auto" w:fill="FFFFFF"/>
        </w:rPr>
        <w:t>3</w:t>
      </w:r>
      <w:r w:rsidRPr="00AE2FFC">
        <w:rPr>
          <w:rFonts w:ascii="Times New Roman" w:hAnsi="Times New Roman" w:cs="Times New Roman"/>
          <w:b/>
          <w:bCs/>
          <w:color w:val="222222"/>
          <w:szCs w:val="4"/>
          <w:shd w:val="clear" w:color="auto" w:fill="FFFFFF"/>
        </w:rPr>
        <w:t xml:space="preserve">: </w:t>
      </w:r>
      <w:r>
        <w:rPr>
          <w:rFonts w:ascii="Times New Roman" w:hAnsi="Times New Roman" w:cs="Times New Roman"/>
          <w:b/>
          <w:bCs/>
          <w:color w:val="222222"/>
          <w:szCs w:val="4"/>
          <w:shd w:val="clear" w:color="auto" w:fill="FFFFFF"/>
        </w:rPr>
        <w:t>Rs.500 banknote image</w:t>
      </w:r>
    </w:p>
    <w:p w14:paraId="3DEAE67E" w14:textId="77777777" w:rsidR="00F84548" w:rsidRDefault="00F84548" w:rsidP="00F84548">
      <w:pPr>
        <w:shd w:val="clear" w:color="auto" w:fill="FFFFFF"/>
        <w:jc w:val="both"/>
        <w:rPr>
          <w:rFonts w:ascii="Times New Roman" w:eastAsia="Times New Roman" w:hAnsi="Times New Roman" w:cs="Times New Roman"/>
          <w:color w:val="000000"/>
          <w:sz w:val="28"/>
          <w:szCs w:val="28"/>
          <w:lang w:eastAsia="en-IN"/>
        </w:rPr>
      </w:pPr>
    </w:p>
    <w:p w14:paraId="77994BB5" w14:textId="77777777" w:rsidR="00F84548" w:rsidRDefault="00F84548" w:rsidP="00F84548">
      <w:pPr>
        <w:shd w:val="clear" w:color="auto" w:fill="FFFFFF"/>
        <w:jc w:val="center"/>
        <w:rPr>
          <w:rFonts w:ascii="Times New Roman" w:eastAsia="Times New Roman" w:hAnsi="Times New Roman" w:cs="Times New Roman"/>
          <w:color w:val="000000"/>
          <w:sz w:val="28"/>
          <w:szCs w:val="28"/>
          <w:lang w:eastAsia="en-IN"/>
        </w:rPr>
      </w:pPr>
      <w:r>
        <w:rPr>
          <w:noProof/>
        </w:rPr>
        <w:drawing>
          <wp:inline distT="0" distB="0" distL="0" distR="0" wp14:anchorId="79BB272F" wp14:editId="1BDB28B8">
            <wp:extent cx="4023360" cy="2011680"/>
            <wp:effectExtent l="0" t="0" r="0" b="7620"/>
            <wp:docPr id="350578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3374" cy="2011687"/>
                    </a:xfrm>
                    <a:prstGeom prst="rect">
                      <a:avLst/>
                    </a:prstGeom>
                    <a:noFill/>
                    <a:ln>
                      <a:noFill/>
                    </a:ln>
                  </pic:spPr>
                </pic:pic>
              </a:graphicData>
            </a:graphic>
          </wp:inline>
        </w:drawing>
      </w:r>
    </w:p>
    <w:p w14:paraId="307E8BA4" w14:textId="77777777" w:rsidR="007819ED" w:rsidRDefault="007819ED" w:rsidP="00F84548">
      <w:pPr>
        <w:shd w:val="clear" w:color="auto" w:fill="FFFFFF"/>
        <w:jc w:val="center"/>
        <w:rPr>
          <w:rFonts w:ascii="Times New Roman" w:eastAsia="Times New Roman" w:hAnsi="Times New Roman" w:cs="Times New Roman"/>
          <w:color w:val="000000"/>
          <w:sz w:val="28"/>
          <w:szCs w:val="28"/>
          <w:lang w:eastAsia="en-IN"/>
        </w:rPr>
      </w:pPr>
    </w:p>
    <w:p w14:paraId="4EFA5A16" w14:textId="77777777" w:rsidR="00F84548" w:rsidRPr="00561BDA" w:rsidRDefault="00F84548" w:rsidP="00F84548">
      <w:pPr>
        <w:jc w:val="center"/>
        <w:rPr>
          <w:rFonts w:ascii="Times New Roman" w:hAnsi="Times New Roman" w:cs="Times New Roman"/>
          <w:b/>
          <w:bCs/>
          <w:color w:val="222222"/>
          <w:shd w:val="clear" w:color="auto" w:fill="FFFFFF"/>
        </w:rPr>
      </w:pPr>
      <w:r w:rsidRPr="00AE2FFC">
        <w:rPr>
          <w:rFonts w:ascii="Times New Roman" w:hAnsi="Times New Roman" w:cs="Times New Roman"/>
          <w:b/>
          <w:bCs/>
          <w:color w:val="222222"/>
          <w:szCs w:val="4"/>
          <w:shd w:val="clear" w:color="auto" w:fill="FFFFFF"/>
        </w:rPr>
        <w:t>Fig.</w:t>
      </w:r>
      <w:r>
        <w:rPr>
          <w:rFonts w:ascii="Times New Roman" w:hAnsi="Times New Roman" w:cs="Times New Roman"/>
          <w:b/>
          <w:bCs/>
          <w:color w:val="222222"/>
          <w:szCs w:val="4"/>
          <w:shd w:val="clear" w:color="auto" w:fill="FFFFFF"/>
        </w:rPr>
        <w:t>4</w:t>
      </w:r>
      <w:r w:rsidRPr="00AE2FFC">
        <w:rPr>
          <w:rFonts w:ascii="Times New Roman" w:hAnsi="Times New Roman" w:cs="Times New Roman"/>
          <w:b/>
          <w:bCs/>
          <w:color w:val="222222"/>
          <w:szCs w:val="4"/>
          <w:shd w:val="clear" w:color="auto" w:fill="FFFFFF"/>
        </w:rPr>
        <w:t xml:space="preserve">: </w:t>
      </w:r>
      <w:r>
        <w:rPr>
          <w:rFonts w:ascii="Times New Roman" w:hAnsi="Times New Roman" w:cs="Times New Roman"/>
          <w:b/>
          <w:bCs/>
          <w:color w:val="222222"/>
          <w:szCs w:val="4"/>
          <w:shd w:val="clear" w:color="auto" w:fill="FFFFFF"/>
        </w:rPr>
        <w:t xml:space="preserve">Rs.500 resized banknote image </w:t>
      </w:r>
      <w:r w:rsidRPr="00561BDA">
        <w:rPr>
          <w:rFonts w:ascii="Times New Roman" w:hAnsi="Times New Roman" w:cs="Times New Roman"/>
          <w:b/>
          <w:bCs/>
          <w:color w:val="222222"/>
          <w:shd w:val="clear" w:color="auto" w:fill="FFFFFF"/>
        </w:rPr>
        <w:t>(</w:t>
      </w:r>
      <w:r w:rsidRPr="00561BDA">
        <w:rPr>
          <w:rFonts w:ascii="Times New Roman" w:eastAsia="Times New Roman" w:hAnsi="Times New Roman" w:cs="Times New Roman"/>
          <w:b/>
          <w:bCs/>
          <w:color w:val="000000"/>
          <w:lang w:eastAsia="en-IN"/>
        </w:rPr>
        <w:t>128x64 pixels)</w:t>
      </w:r>
    </w:p>
    <w:p w14:paraId="755ED73B" w14:textId="77777777" w:rsidR="00F84548" w:rsidRDefault="00F84548" w:rsidP="00F84548">
      <w:pPr>
        <w:shd w:val="clear" w:color="auto" w:fill="FFFFFF"/>
        <w:jc w:val="center"/>
        <w:rPr>
          <w:rFonts w:ascii="Times New Roman" w:eastAsia="Times New Roman" w:hAnsi="Times New Roman" w:cs="Times New Roman"/>
          <w:color w:val="000000"/>
          <w:sz w:val="28"/>
          <w:szCs w:val="28"/>
          <w:lang w:eastAsia="en-IN"/>
        </w:rPr>
      </w:pPr>
    </w:p>
    <w:p w14:paraId="5273D916" w14:textId="77777777" w:rsidR="00F84548" w:rsidRPr="00F64463" w:rsidRDefault="00F84548" w:rsidP="00F84548">
      <w:pPr>
        <w:shd w:val="clear" w:color="auto" w:fill="FFFFFF"/>
        <w:jc w:val="both"/>
        <w:rPr>
          <w:rFonts w:ascii="Times New Roman" w:eastAsia="Times New Roman" w:hAnsi="Times New Roman" w:cs="Times New Roman"/>
          <w:color w:val="000000"/>
          <w:sz w:val="28"/>
          <w:szCs w:val="28"/>
          <w:lang w:eastAsia="en-IN"/>
        </w:rPr>
      </w:pPr>
    </w:p>
    <w:p w14:paraId="415BF523" w14:textId="1260629A" w:rsidR="00F84548" w:rsidRPr="007819ED" w:rsidRDefault="00F84548" w:rsidP="007819ED">
      <w:pPr>
        <w:pStyle w:val="ListParagraph"/>
        <w:widowControl/>
        <w:numPr>
          <w:ilvl w:val="0"/>
          <w:numId w:val="28"/>
        </w:numPr>
        <w:shd w:val="clear" w:color="auto" w:fill="FFFFFF"/>
        <w:autoSpaceDE/>
        <w:autoSpaceDN/>
        <w:ind w:right="1247"/>
        <w:contextualSpacing/>
        <w:jc w:val="both"/>
        <w:rPr>
          <w:rFonts w:ascii="Times New Roman" w:eastAsia="Times New Roman" w:hAnsi="Times New Roman" w:cs="Times New Roman"/>
          <w:color w:val="000000"/>
          <w:sz w:val="24"/>
          <w:szCs w:val="24"/>
          <w:lang w:eastAsia="en-IN"/>
        </w:rPr>
      </w:pPr>
      <w:r w:rsidRPr="007819ED">
        <w:rPr>
          <w:rFonts w:ascii="Times New Roman" w:eastAsia="Times New Roman" w:hAnsi="Times New Roman" w:cs="Times New Roman"/>
          <w:color w:val="000000"/>
          <w:sz w:val="24"/>
          <w:szCs w:val="24"/>
          <w:lang w:eastAsia="en-IN"/>
        </w:rPr>
        <w:t xml:space="preserve">Model Architecture is made using </w:t>
      </w:r>
      <w:r w:rsidR="00487DAD">
        <w:rPr>
          <w:rFonts w:ascii="Times New Roman" w:eastAsia="Times New Roman" w:hAnsi="Times New Roman" w:cs="Times New Roman"/>
          <w:color w:val="000000"/>
          <w:sz w:val="24"/>
          <w:szCs w:val="24"/>
          <w:lang w:eastAsia="en-IN"/>
        </w:rPr>
        <w:t xml:space="preserve">a </w:t>
      </w:r>
      <w:r w:rsidRPr="007819ED">
        <w:rPr>
          <w:rFonts w:ascii="Times New Roman" w:eastAsia="Times New Roman" w:hAnsi="Times New Roman" w:cs="Times New Roman"/>
          <w:color w:val="000000"/>
          <w:sz w:val="24"/>
          <w:szCs w:val="24"/>
          <w:lang w:eastAsia="en-IN"/>
        </w:rPr>
        <w:t xml:space="preserve">Convolutional Neural Network (CNN) it is a network architecture for deep learning that learns directly from data. CNNs are particularly useful for finding patterns in images to recognize objects, classes, and categories. They can also be quite effective for classifying audio, </w:t>
      </w:r>
      <w:r w:rsidR="00487DAD">
        <w:rPr>
          <w:rFonts w:ascii="Times New Roman" w:eastAsia="Times New Roman" w:hAnsi="Times New Roman" w:cs="Times New Roman"/>
          <w:color w:val="000000"/>
          <w:sz w:val="24"/>
          <w:szCs w:val="24"/>
          <w:lang w:eastAsia="en-IN"/>
        </w:rPr>
        <w:t>time series</w:t>
      </w:r>
      <w:r w:rsidRPr="007819ED">
        <w:rPr>
          <w:rFonts w:ascii="Times New Roman" w:eastAsia="Times New Roman" w:hAnsi="Times New Roman" w:cs="Times New Roman"/>
          <w:color w:val="000000"/>
          <w:sz w:val="24"/>
          <w:szCs w:val="24"/>
          <w:lang w:eastAsia="en-IN"/>
        </w:rPr>
        <w:t>, and signal data. We have designed the CNN model with three convolutional layers i.e. ConV2d layer, dense layer followed by max-pooling layers. We have added a dense layer for feature extraction and a final sigmoid-activated dense layer for binary classification. Then we Compiled the model using the Adam optimizer as Adam is an adaptive learning rate optimization algorithm. It adjusts the learning rates of individual parameters based on past gradients. This adaptability can lead to faster convergence and improved performance, especially when dealing with different scales of gradients - Adam is relatively easy to use, and its default hyperparameters often work well for a variety of tasks. This makes it suitable for quick experimentation and prototyping. and binary cross-entropy loss. Accuracy matric is used for the final evaluation.</w:t>
      </w:r>
    </w:p>
    <w:p w14:paraId="7FD818E0" w14:textId="77777777" w:rsidR="00F84548" w:rsidRPr="007819ED" w:rsidRDefault="00F84548" w:rsidP="007819ED">
      <w:pPr>
        <w:pStyle w:val="ListParagraph"/>
        <w:ind w:left="964" w:right="1247"/>
        <w:jc w:val="both"/>
        <w:rPr>
          <w:rFonts w:ascii="Times New Roman" w:eastAsia="Times New Roman" w:hAnsi="Times New Roman" w:cs="Times New Roman"/>
          <w:color w:val="000000"/>
          <w:sz w:val="24"/>
          <w:szCs w:val="24"/>
          <w:lang w:eastAsia="en-IN"/>
        </w:rPr>
      </w:pPr>
    </w:p>
    <w:p w14:paraId="203F4F6D" w14:textId="3AE4B6DB" w:rsidR="00F84548" w:rsidRPr="007819ED" w:rsidRDefault="00F84548" w:rsidP="007819ED">
      <w:pPr>
        <w:pStyle w:val="ListParagraph"/>
        <w:widowControl/>
        <w:numPr>
          <w:ilvl w:val="0"/>
          <w:numId w:val="28"/>
        </w:numPr>
        <w:shd w:val="clear" w:color="auto" w:fill="FFFFFF"/>
        <w:autoSpaceDE/>
        <w:autoSpaceDN/>
        <w:ind w:left="964" w:right="1247"/>
        <w:contextualSpacing/>
        <w:jc w:val="both"/>
        <w:rPr>
          <w:rFonts w:ascii="Times New Roman" w:eastAsia="Times New Roman" w:hAnsi="Times New Roman" w:cs="Times New Roman"/>
          <w:color w:val="000000"/>
          <w:sz w:val="24"/>
          <w:szCs w:val="24"/>
          <w:lang w:eastAsia="en-IN"/>
        </w:rPr>
      </w:pPr>
      <w:proofErr w:type="spellStart"/>
      <w:r w:rsidRPr="007819ED">
        <w:rPr>
          <w:rFonts w:ascii="Times New Roman" w:eastAsia="Times New Roman" w:hAnsi="Times New Roman" w:cs="Times New Roman"/>
          <w:color w:val="000000"/>
          <w:sz w:val="24"/>
          <w:szCs w:val="24"/>
          <w:lang w:eastAsia="en-IN"/>
        </w:rPr>
        <w:lastRenderedPageBreak/>
        <w:t>ImageDataGenerator</w:t>
      </w:r>
      <w:proofErr w:type="spellEnd"/>
      <w:r w:rsidRPr="007819ED">
        <w:rPr>
          <w:rFonts w:ascii="Times New Roman" w:eastAsia="Times New Roman" w:hAnsi="Times New Roman" w:cs="Times New Roman"/>
          <w:color w:val="000000"/>
          <w:sz w:val="24"/>
          <w:szCs w:val="24"/>
          <w:lang w:eastAsia="en-IN"/>
        </w:rPr>
        <w:t xml:space="preserve">- Data Generator </w:t>
      </w:r>
      <w:r w:rsidR="00487DAD">
        <w:rPr>
          <w:rFonts w:ascii="Times New Roman" w:eastAsia="Times New Roman" w:hAnsi="Times New Roman" w:cs="Times New Roman"/>
          <w:color w:val="000000"/>
          <w:sz w:val="24"/>
          <w:szCs w:val="24"/>
          <w:lang w:eastAsia="en-IN"/>
        </w:rPr>
        <w:t>is</w:t>
      </w:r>
      <w:r w:rsidRPr="007819ED">
        <w:rPr>
          <w:rFonts w:ascii="Times New Roman" w:eastAsia="Times New Roman" w:hAnsi="Times New Roman" w:cs="Times New Roman"/>
          <w:color w:val="000000"/>
          <w:sz w:val="24"/>
          <w:szCs w:val="24"/>
          <w:lang w:eastAsia="en-IN"/>
        </w:rPr>
        <w:t xml:space="preserve"> </w:t>
      </w:r>
      <w:r w:rsidR="00487DAD">
        <w:rPr>
          <w:rFonts w:ascii="Times New Roman" w:eastAsia="Times New Roman" w:hAnsi="Times New Roman" w:cs="Times New Roman"/>
          <w:color w:val="000000"/>
          <w:sz w:val="24"/>
          <w:szCs w:val="24"/>
          <w:lang w:eastAsia="en-IN"/>
        </w:rPr>
        <w:t>set up</w:t>
      </w:r>
      <w:r w:rsidRPr="007819ED">
        <w:rPr>
          <w:rFonts w:ascii="Times New Roman" w:eastAsia="Times New Roman" w:hAnsi="Times New Roman" w:cs="Times New Roman"/>
          <w:color w:val="000000"/>
          <w:sz w:val="24"/>
          <w:szCs w:val="24"/>
          <w:lang w:eastAsia="en-IN"/>
        </w:rPr>
        <w:t xml:space="preserve"> for training and validation using </w:t>
      </w:r>
      <w:proofErr w:type="spellStart"/>
      <w:r w:rsidRPr="007819ED">
        <w:rPr>
          <w:rFonts w:ascii="Times New Roman" w:eastAsia="Times New Roman" w:hAnsi="Times New Roman" w:cs="Times New Roman"/>
          <w:color w:val="000000"/>
          <w:sz w:val="24"/>
          <w:szCs w:val="24"/>
          <w:lang w:eastAsia="en-IN"/>
        </w:rPr>
        <w:t>flow_from_directory</w:t>
      </w:r>
      <w:proofErr w:type="spellEnd"/>
      <w:r w:rsidRPr="007819ED">
        <w:rPr>
          <w:rFonts w:ascii="Times New Roman" w:eastAsia="Times New Roman" w:hAnsi="Times New Roman" w:cs="Times New Roman"/>
          <w:color w:val="000000"/>
          <w:sz w:val="24"/>
          <w:szCs w:val="24"/>
          <w:lang w:eastAsia="en-IN"/>
        </w:rPr>
        <w:t>, specified batch size, target size, and class mode ('binary'). For Model Training we have trained the CNN model using the fit method on the training generator at last we validated the model using the validation generator.</w:t>
      </w:r>
    </w:p>
    <w:p w14:paraId="37D6BA6D" w14:textId="77777777" w:rsidR="00F84548" w:rsidRPr="007819ED" w:rsidRDefault="00F84548" w:rsidP="007819ED">
      <w:pPr>
        <w:pStyle w:val="ListParagraph"/>
        <w:ind w:left="964" w:right="1247"/>
        <w:jc w:val="both"/>
        <w:rPr>
          <w:rFonts w:ascii="Times New Roman" w:eastAsia="Times New Roman" w:hAnsi="Times New Roman" w:cs="Times New Roman"/>
          <w:color w:val="000000"/>
          <w:sz w:val="24"/>
          <w:szCs w:val="24"/>
          <w:lang w:eastAsia="en-IN"/>
        </w:rPr>
      </w:pPr>
    </w:p>
    <w:p w14:paraId="43BAB96B" w14:textId="478B406D" w:rsidR="00F84548" w:rsidRPr="007819ED" w:rsidRDefault="00F84548" w:rsidP="007819ED">
      <w:pPr>
        <w:pStyle w:val="ListParagraph"/>
        <w:widowControl/>
        <w:numPr>
          <w:ilvl w:val="0"/>
          <w:numId w:val="28"/>
        </w:numPr>
        <w:shd w:val="clear" w:color="auto" w:fill="FFFFFF"/>
        <w:autoSpaceDE/>
        <w:autoSpaceDN/>
        <w:ind w:left="964" w:right="1247"/>
        <w:contextualSpacing/>
        <w:jc w:val="both"/>
        <w:rPr>
          <w:rFonts w:ascii="Times New Roman" w:eastAsia="Times New Roman" w:hAnsi="Times New Roman" w:cs="Times New Roman"/>
          <w:color w:val="000000"/>
          <w:sz w:val="24"/>
          <w:szCs w:val="24"/>
          <w:lang w:eastAsia="en-IN"/>
        </w:rPr>
      </w:pPr>
      <w:r w:rsidRPr="007819ED">
        <w:rPr>
          <w:rFonts w:ascii="Times New Roman" w:eastAsia="Times New Roman" w:hAnsi="Times New Roman" w:cs="Times New Roman"/>
          <w:color w:val="000000"/>
          <w:sz w:val="24"/>
          <w:szCs w:val="24"/>
          <w:lang w:eastAsia="en-IN"/>
        </w:rPr>
        <w:t xml:space="preserve">For model evaluation we have created Test Data Generator using </w:t>
      </w:r>
      <w:proofErr w:type="spellStart"/>
      <w:r w:rsidRPr="007819ED">
        <w:rPr>
          <w:rFonts w:ascii="Times New Roman" w:eastAsia="Times New Roman" w:hAnsi="Times New Roman" w:cs="Times New Roman"/>
          <w:color w:val="000000"/>
          <w:sz w:val="24"/>
          <w:szCs w:val="24"/>
          <w:lang w:eastAsia="en-IN"/>
        </w:rPr>
        <w:t>flow_from_directory</w:t>
      </w:r>
      <w:proofErr w:type="spellEnd"/>
      <w:r w:rsidRPr="007819ED">
        <w:rPr>
          <w:rFonts w:ascii="Times New Roman" w:eastAsia="Times New Roman" w:hAnsi="Times New Roman" w:cs="Times New Roman"/>
          <w:color w:val="000000"/>
          <w:sz w:val="24"/>
          <w:szCs w:val="24"/>
          <w:lang w:eastAsia="en-IN"/>
        </w:rPr>
        <w:t xml:space="preserve"> for the evaluation set. For consistent evaluation</w:t>
      </w:r>
      <w:r w:rsidR="00487DAD">
        <w:rPr>
          <w:rFonts w:ascii="Times New Roman" w:eastAsia="Times New Roman" w:hAnsi="Times New Roman" w:cs="Times New Roman"/>
          <w:color w:val="000000"/>
          <w:sz w:val="24"/>
          <w:szCs w:val="24"/>
          <w:lang w:eastAsia="en-IN"/>
        </w:rPr>
        <w:t>,</w:t>
      </w:r>
      <w:r w:rsidRPr="007819ED">
        <w:rPr>
          <w:rFonts w:ascii="Times New Roman" w:eastAsia="Times New Roman" w:hAnsi="Times New Roman" w:cs="Times New Roman"/>
          <w:color w:val="000000"/>
          <w:sz w:val="24"/>
          <w:szCs w:val="24"/>
          <w:lang w:eastAsia="en-IN"/>
        </w:rPr>
        <w:t xml:space="preserve"> we ensured 'shuffle' is set to False. Used </w:t>
      </w:r>
      <w:r w:rsidR="00487DAD">
        <w:rPr>
          <w:rFonts w:ascii="Times New Roman" w:eastAsia="Times New Roman" w:hAnsi="Times New Roman" w:cs="Times New Roman"/>
          <w:color w:val="000000"/>
          <w:sz w:val="24"/>
          <w:szCs w:val="24"/>
          <w:lang w:eastAsia="en-IN"/>
        </w:rPr>
        <w:t>evaluation</w:t>
      </w:r>
      <w:r w:rsidRPr="007819ED">
        <w:rPr>
          <w:rFonts w:ascii="Times New Roman" w:eastAsia="Times New Roman" w:hAnsi="Times New Roman" w:cs="Times New Roman"/>
          <w:color w:val="000000"/>
          <w:sz w:val="24"/>
          <w:szCs w:val="24"/>
          <w:lang w:eastAsia="en-IN"/>
        </w:rPr>
        <w:t xml:space="preserve"> method to compute the test loss and accuracy. Then printed the training and test accuracy for performance analysis.</w:t>
      </w:r>
    </w:p>
    <w:p w14:paraId="6D682532" w14:textId="77777777" w:rsidR="00F84548" w:rsidRPr="007819ED" w:rsidRDefault="00F84548" w:rsidP="007819ED">
      <w:pPr>
        <w:pStyle w:val="ListParagraph"/>
        <w:ind w:left="964" w:right="1247"/>
        <w:jc w:val="both"/>
        <w:rPr>
          <w:rFonts w:ascii="Times New Roman" w:eastAsia="Times New Roman" w:hAnsi="Times New Roman" w:cs="Times New Roman"/>
          <w:color w:val="000000"/>
          <w:sz w:val="24"/>
          <w:szCs w:val="24"/>
          <w:lang w:eastAsia="en-IN"/>
        </w:rPr>
      </w:pPr>
    </w:p>
    <w:p w14:paraId="4F67DB83" w14:textId="4433713C" w:rsidR="00F84548" w:rsidRPr="007819ED" w:rsidRDefault="00F84548" w:rsidP="007819ED">
      <w:pPr>
        <w:pStyle w:val="ListParagraph"/>
        <w:widowControl/>
        <w:numPr>
          <w:ilvl w:val="0"/>
          <w:numId w:val="28"/>
        </w:numPr>
        <w:shd w:val="clear" w:color="auto" w:fill="FFFFFF"/>
        <w:autoSpaceDE/>
        <w:autoSpaceDN/>
        <w:ind w:left="964" w:right="1247"/>
        <w:contextualSpacing/>
        <w:jc w:val="both"/>
        <w:rPr>
          <w:rFonts w:ascii="Times New Roman" w:eastAsia="Times New Roman" w:hAnsi="Times New Roman" w:cs="Times New Roman"/>
          <w:color w:val="000000"/>
          <w:sz w:val="24"/>
          <w:szCs w:val="24"/>
          <w:lang w:eastAsia="en-IN"/>
        </w:rPr>
      </w:pPr>
      <w:r w:rsidRPr="007819ED">
        <w:rPr>
          <w:rFonts w:ascii="Times New Roman" w:eastAsia="Times New Roman" w:hAnsi="Times New Roman" w:cs="Times New Roman"/>
          <w:color w:val="000000"/>
          <w:sz w:val="24"/>
          <w:szCs w:val="24"/>
          <w:lang w:eastAsia="en-IN"/>
        </w:rPr>
        <w:t>For Predictions and Threshold Adjustment we Generated predictions on the test set using the trained model. Then predicted probabilities to class labels based on a threshold (e.g., 0.5).</w:t>
      </w:r>
    </w:p>
    <w:p w14:paraId="5E5CFD3D" w14:textId="77777777" w:rsidR="00F84548" w:rsidRPr="007819ED" w:rsidRDefault="00F84548" w:rsidP="007819ED">
      <w:pPr>
        <w:pStyle w:val="ListParagraph"/>
        <w:ind w:left="964" w:right="1247"/>
        <w:jc w:val="both"/>
        <w:rPr>
          <w:rFonts w:ascii="Times New Roman" w:eastAsia="Times New Roman" w:hAnsi="Times New Roman" w:cs="Times New Roman"/>
          <w:color w:val="000000"/>
          <w:sz w:val="24"/>
          <w:szCs w:val="24"/>
          <w:lang w:eastAsia="en-IN"/>
        </w:rPr>
      </w:pPr>
    </w:p>
    <w:p w14:paraId="306C0665" w14:textId="3E86A572" w:rsidR="00F84548" w:rsidRPr="007819ED" w:rsidRDefault="00F84548" w:rsidP="007819ED">
      <w:pPr>
        <w:pStyle w:val="ListParagraph"/>
        <w:widowControl/>
        <w:numPr>
          <w:ilvl w:val="0"/>
          <w:numId w:val="28"/>
        </w:numPr>
        <w:shd w:val="clear" w:color="auto" w:fill="FFFFFF"/>
        <w:autoSpaceDE/>
        <w:autoSpaceDN/>
        <w:ind w:left="964" w:right="1247"/>
        <w:contextualSpacing/>
        <w:jc w:val="both"/>
        <w:rPr>
          <w:rFonts w:ascii="Times New Roman" w:eastAsia="Times New Roman" w:hAnsi="Times New Roman" w:cs="Times New Roman"/>
          <w:color w:val="000000"/>
          <w:sz w:val="24"/>
          <w:szCs w:val="24"/>
          <w:lang w:eastAsia="en-IN"/>
        </w:rPr>
      </w:pPr>
      <w:r w:rsidRPr="007819ED">
        <w:rPr>
          <w:rFonts w:ascii="Times New Roman" w:eastAsia="Times New Roman" w:hAnsi="Times New Roman" w:cs="Times New Roman"/>
          <w:color w:val="000000"/>
          <w:sz w:val="24"/>
          <w:szCs w:val="24"/>
          <w:lang w:eastAsia="en-IN"/>
        </w:rPr>
        <w:t xml:space="preserve">For Performance Analysis the confusion matrix is computed using </w:t>
      </w:r>
      <w:r w:rsidR="00487DAD">
        <w:rPr>
          <w:rFonts w:ascii="Times New Roman" w:eastAsia="Times New Roman" w:hAnsi="Times New Roman" w:cs="Times New Roman"/>
          <w:color w:val="000000"/>
          <w:sz w:val="24"/>
          <w:szCs w:val="24"/>
          <w:lang w:eastAsia="en-IN"/>
        </w:rPr>
        <w:t xml:space="preserve">the </w:t>
      </w:r>
      <w:r w:rsidRPr="007819ED">
        <w:rPr>
          <w:rFonts w:ascii="Times New Roman" w:eastAsia="Times New Roman" w:hAnsi="Times New Roman" w:cs="Times New Roman"/>
          <w:color w:val="000000"/>
          <w:sz w:val="24"/>
          <w:szCs w:val="24"/>
          <w:lang w:eastAsia="en-IN"/>
        </w:rPr>
        <w:t xml:space="preserve">confusion matrix from </w:t>
      </w:r>
      <w:r w:rsidR="00487DAD">
        <w:rPr>
          <w:rFonts w:ascii="Times New Roman" w:eastAsia="Times New Roman" w:hAnsi="Times New Roman" w:cs="Times New Roman"/>
          <w:color w:val="000000"/>
          <w:sz w:val="24"/>
          <w:szCs w:val="24"/>
          <w:lang w:eastAsia="en-IN"/>
        </w:rPr>
        <w:t>sci-kit-learn</w:t>
      </w:r>
      <w:r w:rsidRPr="007819ED">
        <w:rPr>
          <w:rFonts w:ascii="Times New Roman" w:eastAsia="Times New Roman" w:hAnsi="Times New Roman" w:cs="Times New Roman"/>
          <w:color w:val="000000"/>
          <w:sz w:val="24"/>
          <w:szCs w:val="24"/>
          <w:lang w:eastAsia="en-IN"/>
        </w:rPr>
        <w:t xml:space="preserve">. Then Visualized the confusion matrix using </w:t>
      </w:r>
      <w:r w:rsidR="00487DAD">
        <w:rPr>
          <w:rFonts w:ascii="Times New Roman" w:eastAsia="Times New Roman" w:hAnsi="Times New Roman" w:cs="Times New Roman"/>
          <w:color w:val="000000"/>
          <w:sz w:val="24"/>
          <w:szCs w:val="24"/>
          <w:lang w:eastAsia="en-IN"/>
        </w:rPr>
        <w:t>Seaborn</w:t>
      </w:r>
      <w:r w:rsidRPr="007819ED">
        <w:rPr>
          <w:rFonts w:ascii="Times New Roman" w:eastAsia="Times New Roman" w:hAnsi="Times New Roman" w:cs="Times New Roman"/>
          <w:color w:val="000000"/>
          <w:sz w:val="24"/>
          <w:szCs w:val="24"/>
          <w:lang w:eastAsia="en-IN"/>
        </w:rPr>
        <w:t>. Lastly, we Printed a classification report with precision, recall, and F1-score.</w:t>
      </w:r>
    </w:p>
    <w:p w14:paraId="3B3E267C" w14:textId="77777777" w:rsidR="00F84548" w:rsidRDefault="00F84548" w:rsidP="00F84548">
      <w:pPr>
        <w:pStyle w:val="ListParagraph"/>
        <w:rPr>
          <w:rFonts w:ascii="Times New Roman" w:hAnsi="Times New Roman" w:cs="Times New Roman"/>
          <w:sz w:val="28"/>
          <w:szCs w:val="28"/>
          <w:lang w:eastAsia="en-IN"/>
        </w:rPr>
      </w:pPr>
    </w:p>
    <w:p w14:paraId="5A573C0F" w14:textId="77777777" w:rsidR="00F84548" w:rsidRPr="003F4F8C" w:rsidRDefault="00F84548" w:rsidP="00F84548">
      <w:pPr>
        <w:pStyle w:val="ListParagraph"/>
        <w:rPr>
          <w:rFonts w:ascii="Times New Roman" w:hAnsi="Times New Roman" w:cs="Times New Roman"/>
          <w:sz w:val="28"/>
          <w:szCs w:val="28"/>
          <w:lang w:eastAsia="en-IN"/>
        </w:rPr>
      </w:pPr>
    </w:p>
    <w:p w14:paraId="5FA8038F" w14:textId="77777777" w:rsidR="00F84548" w:rsidRPr="003F4F8C" w:rsidRDefault="00F84548" w:rsidP="00F84548">
      <w:pPr>
        <w:shd w:val="clear" w:color="auto" w:fill="FFFFFF"/>
        <w:jc w:val="center"/>
        <w:rPr>
          <w:rFonts w:ascii="Times New Roman" w:hAnsi="Times New Roman" w:cs="Times New Roman"/>
          <w:sz w:val="28"/>
          <w:szCs w:val="28"/>
          <w:lang w:eastAsia="en-IN"/>
        </w:rPr>
      </w:pPr>
      <w:r>
        <w:rPr>
          <w:noProof/>
        </w:rPr>
        <w:drawing>
          <wp:inline distT="0" distB="0" distL="0" distR="0" wp14:anchorId="41B5CB06" wp14:editId="763A7726">
            <wp:extent cx="5975332" cy="4481830"/>
            <wp:effectExtent l="0" t="0" r="6985" b="0"/>
            <wp:docPr id="975851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3151" cy="4487695"/>
                    </a:xfrm>
                    <a:prstGeom prst="rect">
                      <a:avLst/>
                    </a:prstGeom>
                    <a:noFill/>
                    <a:ln>
                      <a:noFill/>
                    </a:ln>
                  </pic:spPr>
                </pic:pic>
              </a:graphicData>
            </a:graphic>
          </wp:inline>
        </w:drawing>
      </w:r>
    </w:p>
    <w:p w14:paraId="4B9D654E" w14:textId="77777777" w:rsidR="00F84548" w:rsidRPr="00D6309B" w:rsidRDefault="00F84548" w:rsidP="00F84548">
      <w:pPr>
        <w:jc w:val="center"/>
      </w:pPr>
    </w:p>
    <w:p w14:paraId="2E7556F7" w14:textId="00D4FF51" w:rsidR="002058CD" w:rsidRPr="00AB4C51" w:rsidRDefault="002058CD" w:rsidP="00E35F50">
      <w:pPr>
        <w:spacing w:before="240"/>
        <w:ind w:left="964" w:right="1247"/>
        <w:jc w:val="both"/>
        <w:rPr>
          <w:rFonts w:ascii="Times New Roman" w:hAnsi="Times New Roman" w:cs="Times New Roman"/>
          <w:sz w:val="24"/>
          <w:szCs w:val="24"/>
        </w:rPr>
      </w:pPr>
    </w:p>
    <w:p w14:paraId="257BFAEE" w14:textId="77777777" w:rsidR="002058CD" w:rsidRDefault="002058CD" w:rsidP="00E35F50">
      <w:pPr>
        <w:pStyle w:val="BodyText"/>
        <w:spacing w:before="9"/>
        <w:ind w:left="964" w:right="1247"/>
        <w:jc w:val="both"/>
        <w:rPr>
          <w:rFonts w:ascii="Times New Roman" w:hAnsi="Times New Roman" w:cs="Times New Roman"/>
          <w:sz w:val="24"/>
          <w:szCs w:val="24"/>
        </w:rPr>
      </w:pPr>
    </w:p>
    <w:p w14:paraId="7CB80396" w14:textId="77777777" w:rsidR="007819ED" w:rsidRDefault="007819ED" w:rsidP="00E35F50">
      <w:pPr>
        <w:pStyle w:val="BodyText"/>
        <w:spacing w:before="9"/>
        <w:ind w:left="964" w:right="1247"/>
        <w:jc w:val="both"/>
        <w:rPr>
          <w:rFonts w:ascii="Times New Roman" w:hAnsi="Times New Roman" w:cs="Times New Roman"/>
          <w:sz w:val="24"/>
          <w:szCs w:val="24"/>
        </w:rPr>
      </w:pPr>
    </w:p>
    <w:p w14:paraId="3E8D6EC6" w14:textId="77777777" w:rsidR="007819ED" w:rsidRDefault="007819ED" w:rsidP="00E35F50">
      <w:pPr>
        <w:pStyle w:val="BodyText"/>
        <w:spacing w:before="9"/>
        <w:ind w:left="964" w:right="1247"/>
        <w:jc w:val="both"/>
        <w:rPr>
          <w:rFonts w:ascii="Times New Roman" w:hAnsi="Times New Roman" w:cs="Times New Roman"/>
          <w:sz w:val="24"/>
          <w:szCs w:val="24"/>
        </w:rPr>
      </w:pPr>
    </w:p>
    <w:p w14:paraId="626568B2" w14:textId="77777777" w:rsidR="007819ED" w:rsidRPr="00AB4C51" w:rsidRDefault="007819ED" w:rsidP="00E35F50">
      <w:pPr>
        <w:pStyle w:val="BodyText"/>
        <w:spacing w:before="9"/>
        <w:ind w:left="964" w:right="1247"/>
        <w:jc w:val="both"/>
        <w:rPr>
          <w:rFonts w:ascii="Times New Roman" w:hAnsi="Times New Roman" w:cs="Times New Roman"/>
          <w:sz w:val="24"/>
          <w:szCs w:val="24"/>
        </w:rPr>
      </w:pPr>
    </w:p>
    <w:p w14:paraId="652A5D3E" w14:textId="4A7A478F" w:rsidR="003A62A9" w:rsidRPr="00AB4C51" w:rsidRDefault="00CA33E0" w:rsidP="00AB4C51">
      <w:pPr>
        <w:pStyle w:val="Heading1"/>
        <w:ind w:left="-284"/>
        <w:jc w:val="center"/>
        <w:rPr>
          <w:sz w:val="36"/>
          <w:szCs w:val="36"/>
        </w:rPr>
      </w:pPr>
      <w:r>
        <w:rPr>
          <w:noProof/>
          <w:sz w:val="36"/>
          <w:szCs w:val="36"/>
        </w:rPr>
        <w:lastRenderedPageBreak/>
        <mc:AlternateContent>
          <mc:Choice Requires="wps">
            <w:drawing>
              <wp:anchor distT="0" distB="0" distL="114300" distR="114300" simplePos="0" relativeHeight="487423488" behindDoc="1" locked="0" layoutInCell="1" allowOverlap="1" wp14:anchorId="0BF7A573" wp14:editId="260C8C97">
                <wp:simplePos x="0" y="0"/>
                <wp:positionH relativeFrom="page">
                  <wp:posOffset>311150</wp:posOffset>
                </wp:positionH>
                <wp:positionV relativeFrom="page">
                  <wp:posOffset>311150</wp:posOffset>
                </wp:positionV>
                <wp:extent cx="6949440" cy="10079990"/>
                <wp:effectExtent l="0" t="0" r="0" b="0"/>
                <wp:wrapNone/>
                <wp:docPr id="98559397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0079990"/>
                        </a:xfrm>
                        <a:custGeom>
                          <a:avLst/>
                          <a:gdLst>
                            <a:gd name="T0" fmla="+- 0 11424 490"/>
                            <a:gd name="T1" fmla="*/ T0 w 10944"/>
                            <a:gd name="T2" fmla="+- 0 490 490"/>
                            <a:gd name="T3" fmla="*/ 490 h 15874"/>
                            <a:gd name="T4" fmla="+- 0 11414 490"/>
                            <a:gd name="T5" fmla="*/ T4 w 10944"/>
                            <a:gd name="T6" fmla="+- 0 490 490"/>
                            <a:gd name="T7" fmla="*/ 490 h 15874"/>
                            <a:gd name="T8" fmla="+- 0 499 490"/>
                            <a:gd name="T9" fmla="*/ T8 w 10944"/>
                            <a:gd name="T10" fmla="+- 0 490 490"/>
                            <a:gd name="T11" fmla="*/ 490 h 15874"/>
                            <a:gd name="T12" fmla="+- 0 490 490"/>
                            <a:gd name="T13" fmla="*/ T12 w 10944"/>
                            <a:gd name="T14" fmla="+- 0 490 490"/>
                            <a:gd name="T15" fmla="*/ 490 h 15874"/>
                            <a:gd name="T16" fmla="+- 0 490 490"/>
                            <a:gd name="T17" fmla="*/ T16 w 10944"/>
                            <a:gd name="T18" fmla="+- 0 499 490"/>
                            <a:gd name="T19" fmla="*/ 499 h 15874"/>
                            <a:gd name="T20" fmla="+- 0 490 490"/>
                            <a:gd name="T21" fmla="*/ T20 w 10944"/>
                            <a:gd name="T22" fmla="+- 0 16344 490"/>
                            <a:gd name="T23" fmla="*/ 16344 h 15874"/>
                            <a:gd name="T24" fmla="+- 0 499 490"/>
                            <a:gd name="T25" fmla="*/ T24 w 10944"/>
                            <a:gd name="T26" fmla="+- 0 16344 490"/>
                            <a:gd name="T27" fmla="*/ 16344 h 15874"/>
                            <a:gd name="T28" fmla="+- 0 499 490"/>
                            <a:gd name="T29" fmla="*/ T28 w 10944"/>
                            <a:gd name="T30" fmla="+- 0 499 490"/>
                            <a:gd name="T31" fmla="*/ 499 h 15874"/>
                            <a:gd name="T32" fmla="+- 0 11414 490"/>
                            <a:gd name="T33" fmla="*/ T32 w 10944"/>
                            <a:gd name="T34" fmla="+- 0 499 490"/>
                            <a:gd name="T35" fmla="*/ 499 h 15874"/>
                            <a:gd name="T36" fmla="+- 0 11414 490"/>
                            <a:gd name="T37" fmla="*/ T36 w 10944"/>
                            <a:gd name="T38" fmla="+- 0 16344 490"/>
                            <a:gd name="T39" fmla="*/ 16344 h 15874"/>
                            <a:gd name="T40" fmla="+- 0 11424 490"/>
                            <a:gd name="T41" fmla="*/ T40 w 10944"/>
                            <a:gd name="T42" fmla="+- 0 16344 490"/>
                            <a:gd name="T43" fmla="*/ 16344 h 15874"/>
                            <a:gd name="T44" fmla="+- 0 11424 490"/>
                            <a:gd name="T45" fmla="*/ T44 w 10944"/>
                            <a:gd name="T46" fmla="+- 0 499 490"/>
                            <a:gd name="T47" fmla="*/ 499 h 15874"/>
                            <a:gd name="T48" fmla="+- 0 11424 490"/>
                            <a:gd name="T49" fmla="*/ T48 w 10944"/>
                            <a:gd name="T50" fmla="+- 0 490 490"/>
                            <a:gd name="T51" fmla="*/ 490 h 15874"/>
                            <a:gd name="T52" fmla="+- 0 11434 490"/>
                            <a:gd name="T53" fmla="*/ T52 w 10944"/>
                            <a:gd name="T54" fmla="+- 0 499 490"/>
                            <a:gd name="T55" fmla="*/ 499 h 15874"/>
                            <a:gd name="T56" fmla="+- 0 11424 490"/>
                            <a:gd name="T57" fmla="*/ T56 w 10944"/>
                            <a:gd name="T58" fmla="+- 0 499 490"/>
                            <a:gd name="T59" fmla="*/ 499 h 15874"/>
                            <a:gd name="T60" fmla="+- 0 11424 490"/>
                            <a:gd name="T61" fmla="*/ T60 w 10944"/>
                            <a:gd name="T62" fmla="+- 0 16344 490"/>
                            <a:gd name="T63" fmla="*/ 16344 h 15874"/>
                            <a:gd name="T64" fmla="+- 0 11424 490"/>
                            <a:gd name="T65" fmla="*/ T64 w 10944"/>
                            <a:gd name="T66" fmla="+- 0 16354 490"/>
                            <a:gd name="T67" fmla="*/ 16354 h 15874"/>
                            <a:gd name="T68" fmla="+- 0 11424 490"/>
                            <a:gd name="T69" fmla="*/ T68 w 10944"/>
                            <a:gd name="T70" fmla="+- 0 16354 490"/>
                            <a:gd name="T71" fmla="*/ 16354 h 15874"/>
                            <a:gd name="T72" fmla="+- 0 11424 490"/>
                            <a:gd name="T73" fmla="*/ T72 w 10944"/>
                            <a:gd name="T74" fmla="+- 0 16344 490"/>
                            <a:gd name="T75" fmla="*/ 16344 h 15874"/>
                            <a:gd name="T76" fmla="+- 0 11414 490"/>
                            <a:gd name="T77" fmla="*/ T76 w 10944"/>
                            <a:gd name="T78" fmla="+- 0 16344 490"/>
                            <a:gd name="T79" fmla="*/ 16344 h 15874"/>
                            <a:gd name="T80" fmla="+- 0 499 490"/>
                            <a:gd name="T81" fmla="*/ T80 w 10944"/>
                            <a:gd name="T82" fmla="+- 0 16344 490"/>
                            <a:gd name="T83" fmla="*/ 16344 h 15874"/>
                            <a:gd name="T84" fmla="+- 0 490 490"/>
                            <a:gd name="T85" fmla="*/ T84 w 10944"/>
                            <a:gd name="T86" fmla="+- 0 16344 490"/>
                            <a:gd name="T87" fmla="*/ 16344 h 15874"/>
                            <a:gd name="T88" fmla="+- 0 490 490"/>
                            <a:gd name="T89" fmla="*/ T88 w 10944"/>
                            <a:gd name="T90" fmla="+- 0 16354 490"/>
                            <a:gd name="T91" fmla="*/ 16354 h 15874"/>
                            <a:gd name="T92" fmla="+- 0 499 490"/>
                            <a:gd name="T93" fmla="*/ T92 w 10944"/>
                            <a:gd name="T94" fmla="+- 0 16354 490"/>
                            <a:gd name="T95" fmla="*/ 16354 h 15874"/>
                            <a:gd name="T96" fmla="+- 0 499 490"/>
                            <a:gd name="T97" fmla="*/ T96 w 10944"/>
                            <a:gd name="T98" fmla="+- 0 16363 490"/>
                            <a:gd name="T99" fmla="*/ 16363 h 15874"/>
                            <a:gd name="T100" fmla="+- 0 11414 490"/>
                            <a:gd name="T101" fmla="*/ T100 w 10944"/>
                            <a:gd name="T102" fmla="+- 0 16363 490"/>
                            <a:gd name="T103" fmla="*/ 16363 h 15874"/>
                            <a:gd name="T104" fmla="+- 0 11424 490"/>
                            <a:gd name="T105" fmla="*/ T104 w 10944"/>
                            <a:gd name="T106" fmla="+- 0 16363 490"/>
                            <a:gd name="T107" fmla="*/ 16363 h 15874"/>
                            <a:gd name="T108" fmla="+- 0 11434 490"/>
                            <a:gd name="T109" fmla="*/ T108 w 10944"/>
                            <a:gd name="T110" fmla="+- 0 16363 490"/>
                            <a:gd name="T111" fmla="*/ 16363 h 15874"/>
                            <a:gd name="T112" fmla="+- 0 11434 490"/>
                            <a:gd name="T113" fmla="*/ T112 w 10944"/>
                            <a:gd name="T114" fmla="+- 0 16354 490"/>
                            <a:gd name="T115" fmla="*/ 16354 h 15874"/>
                            <a:gd name="T116" fmla="+- 0 11434 490"/>
                            <a:gd name="T117" fmla="*/ T116 w 10944"/>
                            <a:gd name="T118" fmla="+- 0 16344 490"/>
                            <a:gd name="T119" fmla="*/ 16344 h 15874"/>
                            <a:gd name="T120" fmla="+- 0 11434 490"/>
                            <a:gd name="T121" fmla="*/ T120 w 10944"/>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4" h="15874">
                              <a:moveTo>
                                <a:pt x="10934" y="0"/>
                              </a:moveTo>
                              <a:lnTo>
                                <a:pt x="10924" y="0"/>
                              </a:lnTo>
                              <a:lnTo>
                                <a:pt x="9" y="0"/>
                              </a:lnTo>
                              <a:lnTo>
                                <a:pt x="0" y="0"/>
                              </a:lnTo>
                              <a:lnTo>
                                <a:pt x="0" y="9"/>
                              </a:lnTo>
                              <a:lnTo>
                                <a:pt x="0" y="15854"/>
                              </a:lnTo>
                              <a:lnTo>
                                <a:pt x="9" y="15854"/>
                              </a:lnTo>
                              <a:lnTo>
                                <a:pt x="9" y="9"/>
                              </a:lnTo>
                              <a:lnTo>
                                <a:pt x="10924" y="9"/>
                              </a:lnTo>
                              <a:lnTo>
                                <a:pt x="10924" y="15854"/>
                              </a:lnTo>
                              <a:lnTo>
                                <a:pt x="10934" y="15854"/>
                              </a:lnTo>
                              <a:lnTo>
                                <a:pt x="10934" y="9"/>
                              </a:lnTo>
                              <a:lnTo>
                                <a:pt x="10934" y="0"/>
                              </a:lnTo>
                              <a:close/>
                              <a:moveTo>
                                <a:pt x="10944" y="9"/>
                              </a:moveTo>
                              <a:lnTo>
                                <a:pt x="10934" y="9"/>
                              </a:lnTo>
                              <a:lnTo>
                                <a:pt x="10934" y="15854"/>
                              </a:lnTo>
                              <a:lnTo>
                                <a:pt x="10934" y="15864"/>
                              </a:lnTo>
                              <a:lnTo>
                                <a:pt x="10934" y="15854"/>
                              </a:lnTo>
                              <a:lnTo>
                                <a:pt x="10924" y="15854"/>
                              </a:lnTo>
                              <a:lnTo>
                                <a:pt x="9" y="15854"/>
                              </a:lnTo>
                              <a:lnTo>
                                <a:pt x="0" y="15854"/>
                              </a:lnTo>
                              <a:lnTo>
                                <a:pt x="0" y="15864"/>
                              </a:lnTo>
                              <a:lnTo>
                                <a:pt x="9" y="15864"/>
                              </a:lnTo>
                              <a:lnTo>
                                <a:pt x="9" y="15873"/>
                              </a:lnTo>
                              <a:lnTo>
                                <a:pt x="10924" y="15873"/>
                              </a:lnTo>
                              <a:lnTo>
                                <a:pt x="10934" y="15873"/>
                              </a:lnTo>
                              <a:lnTo>
                                <a:pt x="10944" y="15873"/>
                              </a:lnTo>
                              <a:lnTo>
                                <a:pt x="10944" y="15864"/>
                              </a:lnTo>
                              <a:lnTo>
                                <a:pt x="10944" y="15854"/>
                              </a:lnTo>
                              <a:lnTo>
                                <a:pt x="1094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B6051" id="AutoShape 12" o:spid="_x0000_s1026" style="position:absolute;margin-left:24.5pt;margin-top:24.5pt;width:547.2pt;height:793.7pt;z-index:-1589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" path="m10934,r-10,l9,,,,,9,,15854r9,l9,9r10915,l10924,15854r10,l10934,9r,-9xm10944,9r-10,l10934,15854r,10l10934,15854r-10,l9,15854r-9,l,15864r9,l9,15873r10915,l10934,15873r10,l10944,15864r,-10l10944,9xe" fillcolor="black" stroked="f">
                <v:path arrowok="t" o:connecttype="custom" o:connectlocs="6943090,311150;6936740,311150;5715,311150;0,311150;0,316865;0,10378440;5715,10378440;5715,316865;6936740,316865;6936740,10378440;6943090,10378440;6943090,316865;6943090,311150;6949440,316865;6943090,316865;6943090,10378440;6943090,10384790;6943090,10384790;6943090,10378440;6936740,10378440;5715,10378440;0,10378440;0,10384790;5715,10384790;5715,10390505;6936740,10390505;6943090,10390505;6949440,10390505;6949440,10384790;6949440,10378440;6949440,316865" o:connectangles="0,0,0,0,0,0,0,0,0,0,0,0,0,0,0,0,0,0,0,0,0,0,0,0,0,0,0,0,0,0,0"/>
                <w10:wrap anchorx="page" anchory="page"/>
              </v:shape>
            </w:pict>
          </mc:Fallback>
        </mc:AlternateContent>
      </w:r>
      <w:r w:rsidR="006A2763" w:rsidRPr="00AB4C51">
        <w:rPr>
          <w:sz w:val="36"/>
          <w:szCs w:val="36"/>
        </w:rPr>
        <w:t>PROJECT</w:t>
      </w:r>
      <w:r w:rsidR="006A2763" w:rsidRPr="00AB4C51">
        <w:rPr>
          <w:spacing w:val="-19"/>
          <w:sz w:val="36"/>
          <w:szCs w:val="36"/>
        </w:rPr>
        <w:t xml:space="preserve"> </w:t>
      </w:r>
      <w:r w:rsidR="006A2763" w:rsidRPr="00AB4C51">
        <w:rPr>
          <w:sz w:val="36"/>
          <w:szCs w:val="36"/>
        </w:rPr>
        <w:t>DESCRIPTION</w:t>
      </w:r>
    </w:p>
    <w:p w14:paraId="2548136E" w14:textId="77777777" w:rsidR="003A62A9" w:rsidRDefault="003A62A9">
      <w:pPr>
        <w:pStyle w:val="BodyText"/>
        <w:spacing w:before="7"/>
        <w:rPr>
          <w:rFonts w:ascii="Arial"/>
          <w:b/>
          <w:sz w:val="52"/>
        </w:rPr>
      </w:pPr>
    </w:p>
    <w:p w14:paraId="591E18C2" w14:textId="1C73952A" w:rsidR="003A62A9" w:rsidRPr="00AB4C51" w:rsidRDefault="006A2763" w:rsidP="00C154F3">
      <w:pPr>
        <w:pStyle w:val="Heading3"/>
        <w:numPr>
          <w:ilvl w:val="1"/>
          <w:numId w:val="14"/>
        </w:numPr>
        <w:tabs>
          <w:tab w:val="left" w:pos="1578"/>
          <w:tab w:val="left" w:pos="1579"/>
          <w:tab w:val="left" w:pos="3739"/>
        </w:tabs>
        <w:spacing w:line="242" w:lineRule="auto"/>
        <w:ind w:left="964" w:right="1247"/>
        <w:rPr>
          <w:sz w:val="28"/>
          <w:szCs w:val="28"/>
        </w:rPr>
      </w:pPr>
      <w:r w:rsidRPr="00AB4C51">
        <w:rPr>
          <w:sz w:val="28"/>
          <w:szCs w:val="28"/>
        </w:rPr>
        <w:t>SYSTEM</w:t>
      </w:r>
      <w:r w:rsidR="00E14884" w:rsidRPr="00AB4C51">
        <w:rPr>
          <w:sz w:val="28"/>
          <w:szCs w:val="28"/>
        </w:rPr>
        <w:t xml:space="preserve"> </w:t>
      </w:r>
      <w:r w:rsidRPr="00AB4C51">
        <w:rPr>
          <w:sz w:val="28"/>
          <w:szCs w:val="28"/>
        </w:rPr>
        <w:t>SPECIFICATION</w:t>
      </w:r>
      <w:r w:rsidRPr="00AB4C51">
        <w:rPr>
          <w:spacing w:val="1"/>
          <w:sz w:val="28"/>
          <w:szCs w:val="28"/>
        </w:rPr>
        <w:t xml:space="preserve"> </w:t>
      </w:r>
      <w:r w:rsidRPr="00AB4C51">
        <w:rPr>
          <w:spacing w:val="-1"/>
          <w:sz w:val="28"/>
          <w:szCs w:val="28"/>
        </w:rPr>
        <w:t>SOFTWARE</w:t>
      </w:r>
      <w:r w:rsidRPr="00AB4C51">
        <w:rPr>
          <w:spacing w:val="-25"/>
          <w:sz w:val="28"/>
          <w:szCs w:val="28"/>
        </w:rPr>
        <w:t xml:space="preserve"> </w:t>
      </w:r>
      <w:r w:rsidRPr="00AB4C51">
        <w:rPr>
          <w:spacing w:val="-1"/>
          <w:sz w:val="28"/>
          <w:szCs w:val="28"/>
        </w:rPr>
        <w:t>AND</w:t>
      </w:r>
      <w:r w:rsidRPr="00AB4C51">
        <w:rPr>
          <w:spacing w:val="1"/>
          <w:sz w:val="28"/>
          <w:szCs w:val="28"/>
        </w:rPr>
        <w:t xml:space="preserve"> </w:t>
      </w:r>
      <w:r w:rsidRPr="00AB4C51">
        <w:rPr>
          <w:spacing w:val="-1"/>
          <w:sz w:val="28"/>
          <w:szCs w:val="28"/>
        </w:rPr>
        <w:t>HARDWARE</w:t>
      </w:r>
    </w:p>
    <w:p w14:paraId="602D6D5A" w14:textId="77777777" w:rsidR="00E14884" w:rsidRDefault="00E14884" w:rsidP="00C154F3">
      <w:pPr>
        <w:pStyle w:val="Heading3"/>
        <w:tabs>
          <w:tab w:val="left" w:pos="1578"/>
          <w:tab w:val="left" w:pos="1579"/>
          <w:tab w:val="left" w:pos="3739"/>
        </w:tabs>
        <w:spacing w:line="242" w:lineRule="auto"/>
        <w:ind w:left="964" w:right="1247"/>
      </w:pPr>
    </w:p>
    <w:p w14:paraId="72A8B459" w14:textId="737F3151" w:rsidR="003A62A9" w:rsidRPr="00C154F3" w:rsidRDefault="006A2763" w:rsidP="00C154F3">
      <w:pPr>
        <w:pStyle w:val="ListParagraph"/>
        <w:numPr>
          <w:ilvl w:val="0"/>
          <w:numId w:val="21"/>
        </w:numPr>
        <w:spacing w:before="4"/>
        <w:ind w:right="1247"/>
        <w:rPr>
          <w:b/>
          <w:sz w:val="28"/>
          <w:szCs w:val="28"/>
        </w:rPr>
      </w:pPr>
      <w:r w:rsidRPr="00C154F3">
        <w:rPr>
          <w:b/>
          <w:sz w:val="28"/>
          <w:szCs w:val="28"/>
        </w:rPr>
        <w:t>REQUIREMENTS</w:t>
      </w:r>
      <w:r w:rsidR="00E14884" w:rsidRPr="00C154F3">
        <w:rPr>
          <w:b/>
          <w:sz w:val="28"/>
          <w:szCs w:val="28"/>
        </w:rPr>
        <w:t>:</w:t>
      </w:r>
    </w:p>
    <w:p w14:paraId="4D1BAD6C" w14:textId="77777777" w:rsidR="003A62A9" w:rsidRDefault="003A62A9" w:rsidP="00C154F3">
      <w:pPr>
        <w:pStyle w:val="BodyText"/>
        <w:spacing w:before="3"/>
        <w:ind w:left="964" w:right="1247"/>
        <w:rPr>
          <w:rFonts w:ascii="Arial"/>
          <w:b/>
          <w:sz w:val="34"/>
        </w:rPr>
      </w:pPr>
    </w:p>
    <w:p w14:paraId="39D8E213" w14:textId="7A753F28" w:rsidR="003A62A9" w:rsidRPr="00C154F3" w:rsidRDefault="006A2763" w:rsidP="007819ED">
      <w:pPr>
        <w:pStyle w:val="ListParagraph"/>
        <w:numPr>
          <w:ilvl w:val="0"/>
          <w:numId w:val="30"/>
        </w:numPr>
        <w:spacing w:before="4"/>
        <w:ind w:right="1247"/>
        <w:rPr>
          <w:b/>
          <w:sz w:val="28"/>
          <w:szCs w:val="28"/>
        </w:rPr>
      </w:pPr>
      <w:r w:rsidRPr="00C154F3">
        <w:rPr>
          <w:b/>
          <w:sz w:val="28"/>
          <w:szCs w:val="28"/>
        </w:rPr>
        <w:t xml:space="preserve">SOFTWARE </w:t>
      </w:r>
      <w:r w:rsidR="00E35F50" w:rsidRPr="00C154F3">
        <w:rPr>
          <w:b/>
          <w:sz w:val="28"/>
          <w:szCs w:val="28"/>
        </w:rPr>
        <w:t>REQUIREMENTS: -</w:t>
      </w:r>
    </w:p>
    <w:p w14:paraId="74D3D037" w14:textId="77777777" w:rsidR="00E14884" w:rsidRPr="00AB4C51" w:rsidRDefault="006A2763" w:rsidP="007819ED">
      <w:pPr>
        <w:pStyle w:val="ListParagraph"/>
        <w:spacing w:before="28"/>
        <w:ind w:left="1684" w:right="1247" w:firstLine="360"/>
        <w:rPr>
          <w:rFonts w:ascii="Times New Roman" w:eastAsia="Arial MT" w:hAnsi="Times New Roman" w:cs="Times New Roman"/>
          <w:sz w:val="24"/>
          <w:szCs w:val="24"/>
        </w:rPr>
      </w:pPr>
      <w:r w:rsidRPr="00AB4C51">
        <w:rPr>
          <w:rFonts w:ascii="Times New Roman" w:eastAsia="Arial MT" w:hAnsi="Times New Roman" w:cs="Times New Roman"/>
          <w:sz w:val="24"/>
          <w:szCs w:val="24"/>
        </w:rPr>
        <w:t>Integrated Development Environment (IDE):</w:t>
      </w:r>
    </w:p>
    <w:p w14:paraId="5065C493" w14:textId="7CE7B47B" w:rsidR="003A62A9" w:rsidRPr="00AB4C51" w:rsidRDefault="006A2763" w:rsidP="007819ED">
      <w:pPr>
        <w:pStyle w:val="ListParagraph"/>
        <w:spacing w:before="28"/>
        <w:ind w:left="1324" w:right="1247" w:firstLine="720"/>
        <w:rPr>
          <w:rFonts w:ascii="Times New Roman" w:eastAsia="Arial MT" w:hAnsi="Times New Roman" w:cs="Times New Roman"/>
          <w:sz w:val="24"/>
          <w:szCs w:val="24"/>
        </w:rPr>
      </w:pPr>
      <w:r w:rsidRPr="00AB4C51">
        <w:rPr>
          <w:rFonts w:ascii="Times New Roman" w:eastAsia="Arial MT" w:hAnsi="Times New Roman" w:cs="Times New Roman"/>
          <w:sz w:val="24"/>
          <w:szCs w:val="24"/>
        </w:rPr>
        <w:t>Jupiter Notebook</w:t>
      </w:r>
    </w:p>
    <w:p w14:paraId="6B3314CA" w14:textId="77777777" w:rsidR="003A62A9" w:rsidRDefault="003A62A9" w:rsidP="00C154F3">
      <w:pPr>
        <w:pStyle w:val="BodyText"/>
        <w:spacing w:before="1"/>
        <w:ind w:left="964" w:right="1247"/>
        <w:rPr>
          <w:sz w:val="50"/>
        </w:rPr>
      </w:pPr>
    </w:p>
    <w:p w14:paraId="21B17DF9" w14:textId="3155FF50" w:rsidR="003A62A9" w:rsidRPr="007819ED" w:rsidRDefault="006A2763" w:rsidP="007819ED">
      <w:pPr>
        <w:pStyle w:val="ListParagraph"/>
        <w:numPr>
          <w:ilvl w:val="0"/>
          <w:numId w:val="30"/>
        </w:numPr>
        <w:spacing w:before="4"/>
        <w:ind w:right="1247"/>
        <w:rPr>
          <w:b/>
          <w:sz w:val="28"/>
          <w:szCs w:val="28"/>
        </w:rPr>
      </w:pPr>
      <w:r w:rsidRPr="007819ED">
        <w:rPr>
          <w:b/>
          <w:sz w:val="28"/>
          <w:szCs w:val="28"/>
        </w:rPr>
        <w:t xml:space="preserve">HARDWARE </w:t>
      </w:r>
      <w:r w:rsidR="00E35F50" w:rsidRPr="007819ED">
        <w:rPr>
          <w:b/>
          <w:sz w:val="28"/>
          <w:szCs w:val="28"/>
        </w:rPr>
        <w:t>REQUIREMENTS: -</w:t>
      </w:r>
    </w:p>
    <w:p w14:paraId="313A8536" w14:textId="32751853" w:rsidR="003A62A9" w:rsidRPr="00F175BA" w:rsidRDefault="006A2763" w:rsidP="007819ED">
      <w:pPr>
        <w:spacing w:before="28"/>
        <w:ind w:left="1324" w:right="1247" w:firstLine="720"/>
        <w:rPr>
          <w:rFonts w:ascii="Times New Roman" w:hAnsi="Times New Roman" w:cs="Times New Roman"/>
          <w:sz w:val="24"/>
          <w:szCs w:val="24"/>
        </w:rPr>
      </w:pPr>
      <w:r w:rsidRPr="00F175BA">
        <w:rPr>
          <w:rFonts w:ascii="Times New Roman" w:hAnsi="Times New Roman" w:cs="Times New Roman"/>
          <w:sz w:val="24"/>
          <w:szCs w:val="24"/>
        </w:rPr>
        <w:t xml:space="preserve">Working </w:t>
      </w:r>
      <w:r w:rsidR="00E35F50" w:rsidRPr="00F175BA">
        <w:rPr>
          <w:rFonts w:ascii="Times New Roman" w:hAnsi="Times New Roman" w:cs="Times New Roman"/>
          <w:sz w:val="24"/>
          <w:szCs w:val="24"/>
        </w:rPr>
        <w:t>With:</w:t>
      </w:r>
    </w:p>
    <w:p w14:paraId="41FD86E1" w14:textId="77777777" w:rsidR="00F175BA" w:rsidRPr="007819ED" w:rsidRDefault="00F175BA" w:rsidP="007819ED">
      <w:pPr>
        <w:spacing w:before="28"/>
        <w:ind w:left="1324" w:right="1247" w:firstLine="720"/>
        <w:rPr>
          <w:rFonts w:ascii="Times New Roman" w:hAnsi="Times New Roman" w:cs="Times New Roman"/>
          <w:sz w:val="24"/>
          <w:szCs w:val="24"/>
        </w:rPr>
      </w:pPr>
      <w:r w:rsidRPr="007819ED">
        <w:rPr>
          <w:rFonts w:ascii="Times New Roman" w:hAnsi="Times New Roman" w:cs="Times New Roman"/>
          <w:sz w:val="24"/>
          <w:szCs w:val="24"/>
        </w:rPr>
        <w:t>ram</w:t>
      </w:r>
      <w:r w:rsidR="006A2763" w:rsidRPr="007819ED">
        <w:rPr>
          <w:rFonts w:ascii="Times New Roman" w:hAnsi="Times New Roman" w:cs="Times New Roman"/>
          <w:sz w:val="24"/>
          <w:szCs w:val="24"/>
        </w:rPr>
        <w:t>: 4 GB and above</w:t>
      </w:r>
    </w:p>
    <w:p w14:paraId="218F8C1A" w14:textId="57ADDCB8" w:rsidR="003A62A9" w:rsidRPr="007819ED" w:rsidRDefault="00F175BA" w:rsidP="007819ED">
      <w:pPr>
        <w:spacing w:before="28"/>
        <w:ind w:left="1324" w:right="1247" w:firstLine="720"/>
        <w:rPr>
          <w:rFonts w:ascii="Times New Roman" w:hAnsi="Times New Roman" w:cs="Times New Roman"/>
          <w:sz w:val="24"/>
          <w:szCs w:val="24"/>
        </w:rPr>
      </w:pPr>
      <w:r w:rsidRPr="007819ED">
        <w:rPr>
          <w:rFonts w:ascii="Times New Roman" w:hAnsi="Times New Roman" w:cs="Times New Roman"/>
          <w:sz w:val="24"/>
          <w:szCs w:val="24"/>
        </w:rPr>
        <w:t>storage</w:t>
      </w:r>
      <w:r w:rsidR="006A2763" w:rsidRPr="007819ED">
        <w:rPr>
          <w:rFonts w:ascii="Times New Roman" w:hAnsi="Times New Roman" w:cs="Times New Roman"/>
          <w:sz w:val="24"/>
          <w:szCs w:val="24"/>
        </w:rPr>
        <w:t>:</w:t>
      </w:r>
      <w:r w:rsidR="00E14884" w:rsidRPr="007819ED">
        <w:rPr>
          <w:rFonts w:ascii="Times New Roman" w:hAnsi="Times New Roman" w:cs="Times New Roman"/>
          <w:sz w:val="24"/>
          <w:szCs w:val="24"/>
        </w:rPr>
        <w:t xml:space="preserve"> </w:t>
      </w:r>
      <w:r w:rsidR="006A2763" w:rsidRPr="007819ED">
        <w:rPr>
          <w:rFonts w:ascii="Times New Roman" w:hAnsi="Times New Roman" w:cs="Times New Roman"/>
          <w:sz w:val="24"/>
          <w:szCs w:val="24"/>
        </w:rPr>
        <w:t>40 GB and</w:t>
      </w:r>
      <w:r w:rsidRPr="007819ED">
        <w:rPr>
          <w:rFonts w:ascii="Times New Roman" w:hAnsi="Times New Roman" w:cs="Times New Roman"/>
          <w:sz w:val="24"/>
          <w:szCs w:val="24"/>
        </w:rPr>
        <w:t xml:space="preserve"> </w:t>
      </w:r>
      <w:r w:rsidR="006A2763" w:rsidRPr="007819ED">
        <w:rPr>
          <w:rFonts w:ascii="Times New Roman" w:hAnsi="Times New Roman" w:cs="Times New Roman"/>
          <w:sz w:val="24"/>
          <w:szCs w:val="24"/>
        </w:rPr>
        <w:t>above</w:t>
      </w:r>
    </w:p>
    <w:p w14:paraId="3350FFF4" w14:textId="77777777" w:rsidR="003A62A9" w:rsidRDefault="003A62A9" w:rsidP="00C154F3">
      <w:pPr>
        <w:pStyle w:val="BodyText"/>
        <w:spacing w:before="6"/>
        <w:ind w:left="964" w:right="1247"/>
        <w:rPr>
          <w:sz w:val="36"/>
        </w:rPr>
      </w:pPr>
    </w:p>
    <w:p w14:paraId="4E9011C3" w14:textId="77777777" w:rsidR="00E14884" w:rsidRDefault="00E14884" w:rsidP="00C154F3">
      <w:pPr>
        <w:pStyle w:val="BodyText"/>
        <w:spacing w:before="6"/>
        <w:ind w:left="964" w:right="1247"/>
        <w:rPr>
          <w:sz w:val="31"/>
        </w:rPr>
      </w:pPr>
    </w:p>
    <w:p w14:paraId="45780DA1" w14:textId="5CE23491" w:rsidR="003A62A9" w:rsidRPr="00AB4C51" w:rsidRDefault="006A2763" w:rsidP="00C154F3">
      <w:pPr>
        <w:pStyle w:val="Heading3"/>
        <w:numPr>
          <w:ilvl w:val="1"/>
          <w:numId w:val="14"/>
        </w:numPr>
        <w:tabs>
          <w:tab w:val="left" w:pos="1476"/>
        </w:tabs>
        <w:ind w:left="964" w:right="1247"/>
        <w:rPr>
          <w:sz w:val="28"/>
          <w:szCs w:val="28"/>
        </w:rPr>
      </w:pPr>
      <w:r w:rsidRPr="00AB4C51">
        <w:rPr>
          <w:spacing w:val="-1"/>
          <w:sz w:val="28"/>
          <w:szCs w:val="28"/>
        </w:rPr>
        <w:t>METHODOLOGY</w:t>
      </w:r>
      <w:r w:rsidRPr="00AB4C51">
        <w:rPr>
          <w:spacing w:val="-24"/>
          <w:sz w:val="28"/>
          <w:szCs w:val="28"/>
        </w:rPr>
        <w:t xml:space="preserve"> </w:t>
      </w:r>
      <w:r w:rsidRPr="00AB4C51">
        <w:rPr>
          <w:spacing w:val="-1"/>
          <w:sz w:val="28"/>
          <w:szCs w:val="28"/>
        </w:rPr>
        <w:t>USED</w:t>
      </w:r>
    </w:p>
    <w:p w14:paraId="75F4588A" w14:textId="69EFC529" w:rsidR="00AB4C51" w:rsidRPr="00AB4C51" w:rsidRDefault="007819ED" w:rsidP="007819ED">
      <w:pPr>
        <w:pStyle w:val="ListParagraph"/>
        <w:numPr>
          <w:ilvl w:val="0"/>
          <w:numId w:val="21"/>
        </w:numPr>
        <w:tabs>
          <w:tab w:val="left" w:pos="1594"/>
        </w:tabs>
        <w:spacing w:before="321"/>
        <w:ind w:right="1247"/>
        <w:rPr>
          <w:rFonts w:ascii="Times New Roman"/>
          <w:sz w:val="36"/>
        </w:rPr>
      </w:pPr>
      <w:r>
        <w:rPr>
          <w:b/>
          <w:bCs/>
          <w:sz w:val="28"/>
          <w:szCs w:val="28"/>
        </w:rPr>
        <w:t xml:space="preserve"> AGILE METHODOLOGY</w:t>
      </w:r>
      <w:r w:rsidR="007905D0">
        <w:rPr>
          <w:rFonts w:ascii="Arial MT"/>
          <w:sz w:val="34"/>
        </w:rPr>
        <w:t>:</w:t>
      </w:r>
    </w:p>
    <w:p w14:paraId="6EAFEB03" w14:textId="77777777" w:rsidR="007819ED" w:rsidRDefault="00F84548" w:rsidP="007819ED">
      <w:pPr>
        <w:spacing w:before="28"/>
        <w:ind w:left="1684" w:right="1247"/>
        <w:jc w:val="both"/>
        <w:rPr>
          <w:rFonts w:ascii="Times New Roman" w:hAnsi="Times New Roman" w:cs="Times New Roman"/>
          <w:sz w:val="24"/>
          <w:szCs w:val="24"/>
        </w:rPr>
      </w:pPr>
      <w:r w:rsidRPr="007819ED">
        <w:rPr>
          <w:rFonts w:ascii="Times New Roman" w:hAnsi="Times New Roman" w:cs="Times New Roman"/>
          <w:sz w:val="24"/>
          <w:szCs w:val="24"/>
        </w:rPr>
        <w:t>The Agile methodology is a project management approach that involves breaking the project into phases and emphasizes continuous collaboration and improvement. Teams follow a cycle of planning, executing, and evaluating.</w:t>
      </w:r>
    </w:p>
    <w:p w14:paraId="63073768" w14:textId="4CFC6072" w:rsidR="003A62A9" w:rsidRPr="007819ED" w:rsidRDefault="00CA33E0" w:rsidP="007819ED">
      <w:pPr>
        <w:spacing w:before="28"/>
        <w:ind w:left="1324" w:right="1247"/>
        <w:rPr>
          <w:rFonts w:ascii="Times New Roman" w:hAnsi="Times New Roman" w:cs="Times New Roman"/>
          <w:sz w:val="24"/>
          <w:szCs w:val="24"/>
        </w:rPr>
      </w:pPr>
      <w:r w:rsidRPr="007819ED">
        <w:rPr>
          <w:rFonts w:ascii="Times New Roman" w:hAnsi="Times New Roman" w:cs="Times New Roman"/>
          <w:noProof/>
          <w:sz w:val="24"/>
          <w:szCs w:val="24"/>
        </w:rPr>
        <mc:AlternateContent>
          <mc:Choice Requires="wps">
            <w:drawing>
              <wp:anchor distT="0" distB="0" distL="114300" distR="114300" simplePos="0" relativeHeight="487424000" behindDoc="1" locked="0" layoutInCell="1" allowOverlap="1" wp14:anchorId="3692E1C1" wp14:editId="330474AA">
                <wp:simplePos x="0" y="0"/>
                <wp:positionH relativeFrom="page">
                  <wp:posOffset>311150</wp:posOffset>
                </wp:positionH>
                <wp:positionV relativeFrom="page">
                  <wp:posOffset>311150</wp:posOffset>
                </wp:positionV>
                <wp:extent cx="6949440" cy="10079990"/>
                <wp:effectExtent l="0" t="0" r="0" b="0"/>
                <wp:wrapNone/>
                <wp:docPr id="154854819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0079990"/>
                        </a:xfrm>
                        <a:custGeom>
                          <a:avLst/>
                          <a:gdLst>
                            <a:gd name="T0" fmla="+- 0 11424 490"/>
                            <a:gd name="T1" fmla="*/ T0 w 10944"/>
                            <a:gd name="T2" fmla="+- 0 490 490"/>
                            <a:gd name="T3" fmla="*/ 490 h 15874"/>
                            <a:gd name="T4" fmla="+- 0 11414 490"/>
                            <a:gd name="T5" fmla="*/ T4 w 10944"/>
                            <a:gd name="T6" fmla="+- 0 490 490"/>
                            <a:gd name="T7" fmla="*/ 490 h 15874"/>
                            <a:gd name="T8" fmla="+- 0 499 490"/>
                            <a:gd name="T9" fmla="*/ T8 w 10944"/>
                            <a:gd name="T10" fmla="+- 0 490 490"/>
                            <a:gd name="T11" fmla="*/ 490 h 15874"/>
                            <a:gd name="T12" fmla="+- 0 490 490"/>
                            <a:gd name="T13" fmla="*/ T12 w 10944"/>
                            <a:gd name="T14" fmla="+- 0 490 490"/>
                            <a:gd name="T15" fmla="*/ 490 h 15874"/>
                            <a:gd name="T16" fmla="+- 0 490 490"/>
                            <a:gd name="T17" fmla="*/ T16 w 10944"/>
                            <a:gd name="T18" fmla="+- 0 499 490"/>
                            <a:gd name="T19" fmla="*/ 499 h 15874"/>
                            <a:gd name="T20" fmla="+- 0 490 490"/>
                            <a:gd name="T21" fmla="*/ T20 w 10944"/>
                            <a:gd name="T22" fmla="+- 0 16344 490"/>
                            <a:gd name="T23" fmla="*/ 16344 h 15874"/>
                            <a:gd name="T24" fmla="+- 0 499 490"/>
                            <a:gd name="T25" fmla="*/ T24 w 10944"/>
                            <a:gd name="T26" fmla="+- 0 16344 490"/>
                            <a:gd name="T27" fmla="*/ 16344 h 15874"/>
                            <a:gd name="T28" fmla="+- 0 499 490"/>
                            <a:gd name="T29" fmla="*/ T28 w 10944"/>
                            <a:gd name="T30" fmla="+- 0 499 490"/>
                            <a:gd name="T31" fmla="*/ 499 h 15874"/>
                            <a:gd name="T32" fmla="+- 0 11414 490"/>
                            <a:gd name="T33" fmla="*/ T32 w 10944"/>
                            <a:gd name="T34" fmla="+- 0 499 490"/>
                            <a:gd name="T35" fmla="*/ 499 h 15874"/>
                            <a:gd name="T36" fmla="+- 0 11414 490"/>
                            <a:gd name="T37" fmla="*/ T36 w 10944"/>
                            <a:gd name="T38" fmla="+- 0 16344 490"/>
                            <a:gd name="T39" fmla="*/ 16344 h 15874"/>
                            <a:gd name="T40" fmla="+- 0 11424 490"/>
                            <a:gd name="T41" fmla="*/ T40 w 10944"/>
                            <a:gd name="T42" fmla="+- 0 16344 490"/>
                            <a:gd name="T43" fmla="*/ 16344 h 15874"/>
                            <a:gd name="T44" fmla="+- 0 11424 490"/>
                            <a:gd name="T45" fmla="*/ T44 w 10944"/>
                            <a:gd name="T46" fmla="+- 0 499 490"/>
                            <a:gd name="T47" fmla="*/ 499 h 15874"/>
                            <a:gd name="T48" fmla="+- 0 11424 490"/>
                            <a:gd name="T49" fmla="*/ T48 w 10944"/>
                            <a:gd name="T50" fmla="+- 0 490 490"/>
                            <a:gd name="T51" fmla="*/ 490 h 15874"/>
                            <a:gd name="T52" fmla="+- 0 11434 490"/>
                            <a:gd name="T53" fmla="*/ T52 w 10944"/>
                            <a:gd name="T54" fmla="+- 0 499 490"/>
                            <a:gd name="T55" fmla="*/ 499 h 15874"/>
                            <a:gd name="T56" fmla="+- 0 11424 490"/>
                            <a:gd name="T57" fmla="*/ T56 w 10944"/>
                            <a:gd name="T58" fmla="+- 0 499 490"/>
                            <a:gd name="T59" fmla="*/ 499 h 15874"/>
                            <a:gd name="T60" fmla="+- 0 11424 490"/>
                            <a:gd name="T61" fmla="*/ T60 w 10944"/>
                            <a:gd name="T62" fmla="+- 0 16344 490"/>
                            <a:gd name="T63" fmla="*/ 16344 h 15874"/>
                            <a:gd name="T64" fmla="+- 0 11424 490"/>
                            <a:gd name="T65" fmla="*/ T64 w 10944"/>
                            <a:gd name="T66" fmla="+- 0 16354 490"/>
                            <a:gd name="T67" fmla="*/ 16354 h 15874"/>
                            <a:gd name="T68" fmla="+- 0 11424 490"/>
                            <a:gd name="T69" fmla="*/ T68 w 10944"/>
                            <a:gd name="T70" fmla="+- 0 16354 490"/>
                            <a:gd name="T71" fmla="*/ 16354 h 15874"/>
                            <a:gd name="T72" fmla="+- 0 11424 490"/>
                            <a:gd name="T73" fmla="*/ T72 w 10944"/>
                            <a:gd name="T74" fmla="+- 0 16344 490"/>
                            <a:gd name="T75" fmla="*/ 16344 h 15874"/>
                            <a:gd name="T76" fmla="+- 0 11414 490"/>
                            <a:gd name="T77" fmla="*/ T76 w 10944"/>
                            <a:gd name="T78" fmla="+- 0 16344 490"/>
                            <a:gd name="T79" fmla="*/ 16344 h 15874"/>
                            <a:gd name="T80" fmla="+- 0 499 490"/>
                            <a:gd name="T81" fmla="*/ T80 w 10944"/>
                            <a:gd name="T82" fmla="+- 0 16344 490"/>
                            <a:gd name="T83" fmla="*/ 16344 h 15874"/>
                            <a:gd name="T84" fmla="+- 0 490 490"/>
                            <a:gd name="T85" fmla="*/ T84 w 10944"/>
                            <a:gd name="T86" fmla="+- 0 16344 490"/>
                            <a:gd name="T87" fmla="*/ 16344 h 15874"/>
                            <a:gd name="T88" fmla="+- 0 490 490"/>
                            <a:gd name="T89" fmla="*/ T88 w 10944"/>
                            <a:gd name="T90" fmla="+- 0 16354 490"/>
                            <a:gd name="T91" fmla="*/ 16354 h 15874"/>
                            <a:gd name="T92" fmla="+- 0 499 490"/>
                            <a:gd name="T93" fmla="*/ T92 w 10944"/>
                            <a:gd name="T94" fmla="+- 0 16354 490"/>
                            <a:gd name="T95" fmla="*/ 16354 h 15874"/>
                            <a:gd name="T96" fmla="+- 0 499 490"/>
                            <a:gd name="T97" fmla="*/ T96 w 10944"/>
                            <a:gd name="T98" fmla="+- 0 16363 490"/>
                            <a:gd name="T99" fmla="*/ 16363 h 15874"/>
                            <a:gd name="T100" fmla="+- 0 11414 490"/>
                            <a:gd name="T101" fmla="*/ T100 w 10944"/>
                            <a:gd name="T102" fmla="+- 0 16363 490"/>
                            <a:gd name="T103" fmla="*/ 16363 h 15874"/>
                            <a:gd name="T104" fmla="+- 0 11424 490"/>
                            <a:gd name="T105" fmla="*/ T104 w 10944"/>
                            <a:gd name="T106" fmla="+- 0 16363 490"/>
                            <a:gd name="T107" fmla="*/ 16363 h 15874"/>
                            <a:gd name="T108" fmla="+- 0 11434 490"/>
                            <a:gd name="T109" fmla="*/ T108 w 10944"/>
                            <a:gd name="T110" fmla="+- 0 16363 490"/>
                            <a:gd name="T111" fmla="*/ 16363 h 15874"/>
                            <a:gd name="T112" fmla="+- 0 11434 490"/>
                            <a:gd name="T113" fmla="*/ T112 w 10944"/>
                            <a:gd name="T114" fmla="+- 0 16354 490"/>
                            <a:gd name="T115" fmla="*/ 16354 h 15874"/>
                            <a:gd name="T116" fmla="+- 0 11434 490"/>
                            <a:gd name="T117" fmla="*/ T116 w 10944"/>
                            <a:gd name="T118" fmla="+- 0 16344 490"/>
                            <a:gd name="T119" fmla="*/ 16344 h 15874"/>
                            <a:gd name="T120" fmla="+- 0 11434 490"/>
                            <a:gd name="T121" fmla="*/ T120 w 10944"/>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4" h="15874">
                              <a:moveTo>
                                <a:pt x="10934" y="0"/>
                              </a:moveTo>
                              <a:lnTo>
                                <a:pt x="10924" y="0"/>
                              </a:lnTo>
                              <a:lnTo>
                                <a:pt x="9" y="0"/>
                              </a:lnTo>
                              <a:lnTo>
                                <a:pt x="0" y="0"/>
                              </a:lnTo>
                              <a:lnTo>
                                <a:pt x="0" y="9"/>
                              </a:lnTo>
                              <a:lnTo>
                                <a:pt x="0" y="15854"/>
                              </a:lnTo>
                              <a:lnTo>
                                <a:pt x="9" y="15854"/>
                              </a:lnTo>
                              <a:lnTo>
                                <a:pt x="9" y="9"/>
                              </a:lnTo>
                              <a:lnTo>
                                <a:pt x="10924" y="9"/>
                              </a:lnTo>
                              <a:lnTo>
                                <a:pt x="10924" y="15854"/>
                              </a:lnTo>
                              <a:lnTo>
                                <a:pt x="10934" y="15854"/>
                              </a:lnTo>
                              <a:lnTo>
                                <a:pt x="10934" y="9"/>
                              </a:lnTo>
                              <a:lnTo>
                                <a:pt x="10934" y="0"/>
                              </a:lnTo>
                              <a:close/>
                              <a:moveTo>
                                <a:pt x="10944" y="9"/>
                              </a:moveTo>
                              <a:lnTo>
                                <a:pt x="10934" y="9"/>
                              </a:lnTo>
                              <a:lnTo>
                                <a:pt x="10934" y="15854"/>
                              </a:lnTo>
                              <a:lnTo>
                                <a:pt x="10934" y="15864"/>
                              </a:lnTo>
                              <a:lnTo>
                                <a:pt x="10934" y="15854"/>
                              </a:lnTo>
                              <a:lnTo>
                                <a:pt x="10924" y="15854"/>
                              </a:lnTo>
                              <a:lnTo>
                                <a:pt x="9" y="15854"/>
                              </a:lnTo>
                              <a:lnTo>
                                <a:pt x="0" y="15854"/>
                              </a:lnTo>
                              <a:lnTo>
                                <a:pt x="0" y="15864"/>
                              </a:lnTo>
                              <a:lnTo>
                                <a:pt x="9" y="15864"/>
                              </a:lnTo>
                              <a:lnTo>
                                <a:pt x="9" y="15873"/>
                              </a:lnTo>
                              <a:lnTo>
                                <a:pt x="10924" y="15873"/>
                              </a:lnTo>
                              <a:lnTo>
                                <a:pt x="10934" y="15873"/>
                              </a:lnTo>
                              <a:lnTo>
                                <a:pt x="10944" y="15873"/>
                              </a:lnTo>
                              <a:lnTo>
                                <a:pt x="10944" y="15864"/>
                              </a:lnTo>
                              <a:lnTo>
                                <a:pt x="10944" y="15854"/>
                              </a:lnTo>
                              <a:lnTo>
                                <a:pt x="1094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89AE3" id="AutoShape 11" o:spid="_x0000_s1026" style="position:absolute;margin-left:24.5pt;margin-top:24.5pt;width:547.2pt;height:793.7pt;z-index:-1589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" path="m10934,r-10,l9,,,,,9,,15854r9,l9,9r10915,l10924,15854r10,l10934,9r,-9xm10944,9r-10,l10934,15854r,10l10934,15854r-10,l9,15854r-9,l,15864r9,l9,15873r10915,l10934,15873r10,l10944,15864r,-10l10944,9xe" fillcolor="black" stroked="f">
                <v:path arrowok="t" o:connecttype="custom" o:connectlocs="6943090,311150;6936740,311150;5715,311150;0,311150;0,316865;0,10378440;5715,10378440;5715,316865;6936740,316865;6936740,10378440;6943090,10378440;6943090,316865;6943090,311150;6949440,316865;6943090,316865;6943090,10378440;6943090,10384790;6943090,10384790;6943090,10378440;6936740,10378440;5715,10378440;0,10378440;0,10384790;5715,10384790;5715,10390505;6936740,10390505;6943090,10390505;6949440,10390505;6949440,10384790;6949440,10378440;6949440,316865" o:connectangles="0,0,0,0,0,0,0,0,0,0,0,0,0,0,0,0,0,0,0,0,0,0,0,0,0,0,0,0,0,0,0"/>
                <w10:wrap anchorx="page" anchory="page"/>
              </v:shape>
            </w:pict>
          </mc:Fallback>
        </mc:AlternateContent>
      </w:r>
    </w:p>
    <w:p w14:paraId="26E57BDB" w14:textId="77777777" w:rsidR="003A62A9" w:rsidRDefault="003A62A9">
      <w:pPr>
        <w:pStyle w:val="BodyText"/>
        <w:rPr>
          <w:sz w:val="20"/>
        </w:rPr>
      </w:pPr>
    </w:p>
    <w:p w14:paraId="1F919758" w14:textId="6D84FD7E" w:rsidR="003A62A9" w:rsidRDefault="00C70B7B" w:rsidP="00C70B7B">
      <w:pPr>
        <w:pStyle w:val="Heading3"/>
        <w:tabs>
          <w:tab w:val="left" w:pos="856"/>
          <w:tab w:val="left" w:pos="857"/>
        </w:tabs>
        <w:spacing w:before="89"/>
        <w:ind w:left="0"/>
      </w:pPr>
      <w:r>
        <w:rPr>
          <w:sz w:val="28"/>
          <w:szCs w:val="28"/>
        </w:rPr>
        <w:t xml:space="preserve">    2.3   </w:t>
      </w:r>
      <w:r w:rsidR="008E1917" w:rsidRPr="00C70B7B">
        <w:rPr>
          <w:sz w:val="28"/>
          <w:szCs w:val="28"/>
        </w:rPr>
        <w:t>MODEL USED</w:t>
      </w:r>
    </w:p>
    <w:p w14:paraId="2F67D287" w14:textId="77777777" w:rsidR="003A62A9" w:rsidRDefault="003A62A9">
      <w:pPr>
        <w:pStyle w:val="BodyText"/>
        <w:spacing w:before="7"/>
        <w:rPr>
          <w:rFonts w:ascii="Arial"/>
          <w:b/>
          <w:sz w:val="48"/>
        </w:rPr>
      </w:pPr>
    </w:p>
    <w:p w14:paraId="3D044A6D" w14:textId="2B87D09F" w:rsidR="003A62A9" w:rsidRPr="007819ED" w:rsidRDefault="00E14884" w:rsidP="007819ED">
      <w:pPr>
        <w:pStyle w:val="Heading5"/>
        <w:ind w:left="964" w:right="1247" w:firstLine="201"/>
        <w:jc w:val="both"/>
        <w:rPr>
          <w:rFonts w:ascii="Times New Roman" w:hAnsi="Times New Roman" w:cs="Times New Roman"/>
          <w:sz w:val="24"/>
          <w:szCs w:val="24"/>
        </w:rPr>
      </w:pPr>
      <w:r w:rsidRPr="007819ED">
        <w:rPr>
          <w:rFonts w:ascii="Times New Roman" w:hAnsi="Times New Roman" w:cs="Times New Roman"/>
          <w:sz w:val="24"/>
          <w:szCs w:val="24"/>
        </w:rPr>
        <w:t>CNN</w:t>
      </w:r>
      <w:r w:rsidRPr="007819ED">
        <w:rPr>
          <w:rFonts w:ascii="Times New Roman" w:hAnsi="Times New Roman" w:cs="Times New Roman"/>
          <w:spacing w:val="-2"/>
          <w:sz w:val="24"/>
          <w:szCs w:val="24"/>
        </w:rPr>
        <w:t xml:space="preserve"> </w:t>
      </w:r>
      <w:r w:rsidR="00E35F50" w:rsidRPr="007819ED">
        <w:rPr>
          <w:rFonts w:ascii="Times New Roman" w:hAnsi="Times New Roman" w:cs="Times New Roman"/>
          <w:sz w:val="24"/>
          <w:szCs w:val="24"/>
        </w:rPr>
        <w:t>MODEL</w:t>
      </w:r>
      <w:r w:rsidR="00E35F50" w:rsidRPr="007819ED">
        <w:rPr>
          <w:rFonts w:ascii="Times New Roman" w:hAnsi="Times New Roman" w:cs="Times New Roman"/>
          <w:spacing w:val="1"/>
          <w:sz w:val="24"/>
          <w:szCs w:val="24"/>
        </w:rPr>
        <w:t>:</w:t>
      </w:r>
      <w:r w:rsidR="00E35F50" w:rsidRPr="007819ED">
        <w:rPr>
          <w:rFonts w:ascii="Times New Roman" w:hAnsi="Times New Roman" w:cs="Times New Roman"/>
          <w:sz w:val="24"/>
          <w:szCs w:val="24"/>
        </w:rPr>
        <w:t xml:space="preserve"> -</w:t>
      </w:r>
    </w:p>
    <w:p w14:paraId="623ED007" w14:textId="77777777" w:rsidR="00884A5A" w:rsidRPr="007819ED" w:rsidRDefault="00884A5A" w:rsidP="007819ED">
      <w:pPr>
        <w:pStyle w:val="Heading5"/>
        <w:ind w:left="964" w:right="1247"/>
        <w:jc w:val="both"/>
        <w:rPr>
          <w:rFonts w:ascii="Times New Roman" w:hAnsi="Times New Roman" w:cs="Times New Roman"/>
          <w:sz w:val="24"/>
          <w:szCs w:val="24"/>
        </w:rPr>
      </w:pPr>
    </w:p>
    <w:p w14:paraId="339AFEF3" w14:textId="77777777" w:rsidR="00884A5A" w:rsidRPr="007819ED" w:rsidRDefault="00884A5A" w:rsidP="007819ED">
      <w:pPr>
        <w:pStyle w:val="BodyText"/>
        <w:spacing w:before="6"/>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t>This model consists of the following components:</w:t>
      </w:r>
    </w:p>
    <w:p w14:paraId="5C338D69" w14:textId="77777777" w:rsidR="00884A5A" w:rsidRPr="007819ED" w:rsidRDefault="00884A5A" w:rsidP="007819ED">
      <w:pPr>
        <w:pStyle w:val="BodyText"/>
        <w:spacing w:before="6"/>
        <w:ind w:left="964" w:right="1247"/>
        <w:jc w:val="both"/>
        <w:rPr>
          <w:rFonts w:ascii="Times New Roman" w:hAnsi="Times New Roman" w:cs="Times New Roman"/>
          <w:bCs/>
          <w:sz w:val="24"/>
          <w:szCs w:val="24"/>
        </w:rPr>
      </w:pPr>
    </w:p>
    <w:p w14:paraId="40C4ECE1" w14:textId="77777777" w:rsidR="00884A5A" w:rsidRPr="007819ED" w:rsidRDefault="00884A5A" w:rsidP="007819ED">
      <w:pPr>
        <w:pStyle w:val="BodyText"/>
        <w:spacing w:before="6"/>
        <w:ind w:left="964" w:right="1247"/>
        <w:jc w:val="both"/>
        <w:rPr>
          <w:rFonts w:ascii="Times New Roman" w:hAnsi="Times New Roman" w:cs="Times New Roman"/>
          <w:bCs/>
          <w:sz w:val="24"/>
          <w:szCs w:val="24"/>
        </w:rPr>
      </w:pPr>
      <w:r w:rsidRPr="007819ED">
        <w:rPr>
          <w:rFonts w:ascii="Times New Roman" w:hAnsi="Times New Roman" w:cs="Times New Roman"/>
          <w:b/>
          <w:sz w:val="24"/>
          <w:szCs w:val="24"/>
        </w:rPr>
        <w:t>Convolutional layers:</w:t>
      </w:r>
      <w:r w:rsidRPr="007819ED">
        <w:rPr>
          <w:rFonts w:ascii="Times New Roman" w:hAnsi="Times New Roman" w:cs="Times New Roman"/>
          <w:bCs/>
          <w:sz w:val="24"/>
          <w:szCs w:val="24"/>
        </w:rPr>
        <w:t xml:space="preserve"> Three sets of Conv2D and MaxPooling2D layers to capture hierarchical features in the input images.</w:t>
      </w:r>
    </w:p>
    <w:p w14:paraId="51324887" w14:textId="77777777" w:rsidR="00791ABD" w:rsidRPr="007819ED" w:rsidRDefault="00791ABD" w:rsidP="007819ED">
      <w:pPr>
        <w:pStyle w:val="BodyText"/>
        <w:spacing w:before="6"/>
        <w:ind w:left="964" w:right="1247"/>
        <w:jc w:val="both"/>
        <w:rPr>
          <w:rFonts w:ascii="Times New Roman" w:hAnsi="Times New Roman" w:cs="Times New Roman"/>
          <w:bCs/>
          <w:sz w:val="24"/>
          <w:szCs w:val="24"/>
        </w:rPr>
      </w:pPr>
    </w:p>
    <w:p w14:paraId="5DC0579E" w14:textId="77777777" w:rsidR="00884A5A" w:rsidRPr="007819ED" w:rsidRDefault="00884A5A" w:rsidP="007819ED">
      <w:pPr>
        <w:pStyle w:val="BodyText"/>
        <w:spacing w:before="6"/>
        <w:ind w:left="964" w:right="1247"/>
        <w:jc w:val="both"/>
        <w:rPr>
          <w:rFonts w:ascii="Times New Roman" w:hAnsi="Times New Roman" w:cs="Times New Roman"/>
          <w:bCs/>
          <w:sz w:val="24"/>
          <w:szCs w:val="24"/>
        </w:rPr>
      </w:pPr>
      <w:r w:rsidRPr="007819ED">
        <w:rPr>
          <w:rFonts w:ascii="Times New Roman" w:hAnsi="Times New Roman" w:cs="Times New Roman"/>
          <w:b/>
          <w:sz w:val="24"/>
          <w:szCs w:val="24"/>
        </w:rPr>
        <w:t>Flatten layer:</w:t>
      </w:r>
      <w:r w:rsidRPr="007819ED">
        <w:rPr>
          <w:rFonts w:ascii="Times New Roman" w:hAnsi="Times New Roman" w:cs="Times New Roman"/>
          <w:bCs/>
          <w:sz w:val="24"/>
          <w:szCs w:val="24"/>
        </w:rPr>
        <w:t xml:space="preserve"> Flattens the output from the convolutional layers to a 1D array.</w:t>
      </w:r>
    </w:p>
    <w:p w14:paraId="26427473" w14:textId="77777777" w:rsidR="00884A5A" w:rsidRPr="007819ED" w:rsidRDefault="00884A5A" w:rsidP="007819ED">
      <w:pPr>
        <w:pStyle w:val="BodyText"/>
        <w:spacing w:before="6"/>
        <w:ind w:left="964" w:right="1247"/>
        <w:jc w:val="both"/>
        <w:rPr>
          <w:rFonts w:ascii="Times New Roman" w:hAnsi="Times New Roman" w:cs="Times New Roman"/>
          <w:b/>
          <w:sz w:val="24"/>
          <w:szCs w:val="24"/>
        </w:rPr>
      </w:pPr>
    </w:p>
    <w:p w14:paraId="36EE271C" w14:textId="155984A5" w:rsidR="00884A5A" w:rsidRPr="007819ED" w:rsidRDefault="00884A5A" w:rsidP="007819ED">
      <w:pPr>
        <w:pStyle w:val="BodyText"/>
        <w:spacing w:before="6"/>
        <w:ind w:left="964" w:right="1247"/>
        <w:jc w:val="both"/>
        <w:rPr>
          <w:rFonts w:ascii="Times New Roman" w:hAnsi="Times New Roman" w:cs="Times New Roman"/>
          <w:bCs/>
          <w:sz w:val="24"/>
          <w:szCs w:val="24"/>
        </w:rPr>
      </w:pPr>
      <w:r w:rsidRPr="007819ED">
        <w:rPr>
          <w:rFonts w:ascii="Times New Roman" w:hAnsi="Times New Roman" w:cs="Times New Roman"/>
          <w:b/>
          <w:sz w:val="24"/>
          <w:szCs w:val="24"/>
        </w:rPr>
        <w:t>Dense layers:</w:t>
      </w:r>
      <w:r w:rsidRPr="007819ED">
        <w:rPr>
          <w:rFonts w:ascii="Times New Roman" w:hAnsi="Times New Roman" w:cs="Times New Roman"/>
          <w:bCs/>
          <w:sz w:val="24"/>
          <w:szCs w:val="24"/>
        </w:rPr>
        <w:t xml:space="preserve"> Two fully connected (dense) layers for further feature processing.</w:t>
      </w:r>
    </w:p>
    <w:p w14:paraId="1191191E" w14:textId="77777777" w:rsidR="00884A5A" w:rsidRPr="007819ED" w:rsidRDefault="00884A5A" w:rsidP="007819ED">
      <w:pPr>
        <w:pStyle w:val="BodyText"/>
        <w:spacing w:before="6"/>
        <w:ind w:left="964" w:right="1247"/>
        <w:jc w:val="both"/>
        <w:rPr>
          <w:rFonts w:ascii="Times New Roman" w:hAnsi="Times New Roman" w:cs="Times New Roman"/>
          <w:b/>
          <w:sz w:val="24"/>
          <w:szCs w:val="24"/>
        </w:rPr>
      </w:pPr>
    </w:p>
    <w:p w14:paraId="0A26C7CC" w14:textId="77777777" w:rsidR="00E13D03" w:rsidRPr="007819ED" w:rsidRDefault="00884A5A" w:rsidP="007819ED">
      <w:pPr>
        <w:pStyle w:val="BodyText"/>
        <w:ind w:left="964" w:right="1247"/>
        <w:jc w:val="both"/>
        <w:rPr>
          <w:rFonts w:ascii="Times New Roman" w:hAnsi="Times New Roman" w:cs="Times New Roman"/>
          <w:bCs/>
          <w:sz w:val="24"/>
          <w:szCs w:val="24"/>
        </w:rPr>
      </w:pPr>
      <w:r w:rsidRPr="007819ED">
        <w:rPr>
          <w:rFonts w:ascii="Times New Roman" w:hAnsi="Times New Roman" w:cs="Times New Roman"/>
          <w:b/>
          <w:sz w:val="24"/>
          <w:szCs w:val="24"/>
        </w:rPr>
        <w:t>Output layer:</w:t>
      </w:r>
      <w:r w:rsidRPr="007819ED">
        <w:rPr>
          <w:rFonts w:ascii="Times New Roman" w:hAnsi="Times New Roman" w:cs="Times New Roman"/>
          <w:bCs/>
          <w:sz w:val="24"/>
          <w:szCs w:val="24"/>
        </w:rPr>
        <w:t xml:space="preserve"> A dense layer with a sigmoid activation function, suitable for binary classification. </w:t>
      </w:r>
    </w:p>
    <w:p w14:paraId="695F276C" w14:textId="17D05228" w:rsidR="00884A5A" w:rsidRPr="007819ED" w:rsidRDefault="00884A5A" w:rsidP="007819ED">
      <w:pPr>
        <w:pStyle w:val="BodyText"/>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t>If you have more than two classes,</w:t>
      </w:r>
      <w:r w:rsidR="00E13D03" w:rsidRPr="007819ED">
        <w:rPr>
          <w:rFonts w:ascii="Times New Roman" w:hAnsi="Times New Roman" w:cs="Times New Roman"/>
          <w:bCs/>
          <w:sz w:val="24"/>
          <w:szCs w:val="24"/>
        </w:rPr>
        <w:t xml:space="preserve"> </w:t>
      </w:r>
      <w:r w:rsidRPr="007819ED">
        <w:rPr>
          <w:rFonts w:ascii="Times New Roman" w:hAnsi="Times New Roman" w:cs="Times New Roman"/>
          <w:bCs/>
          <w:sz w:val="24"/>
          <w:szCs w:val="24"/>
        </w:rPr>
        <w:t>you should use '</w:t>
      </w:r>
      <w:proofErr w:type="spellStart"/>
      <w:r w:rsidRPr="007819ED">
        <w:rPr>
          <w:rFonts w:ascii="Times New Roman" w:hAnsi="Times New Roman" w:cs="Times New Roman"/>
          <w:bCs/>
          <w:sz w:val="24"/>
          <w:szCs w:val="24"/>
        </w:rPr>
        <w:t>softmax</w:t>
      </w:r>
      <w:proofErr w:type="spellEnd"/>
      <w:r w:rsidRPr="007819ED">
        <w:rPr>
          <w:rFonts w:ascii="Times New Roman" w:hAnsi="Times New Roman" w:cs="Times New Roman"/>
          <w:bCs/>
          <w:sz w:val="24"/>
          <w:szCs w:val="24"/>
        </w:rPr>
        <w:t>' activation and '</w:t>
      </w:r>
      <w:proofErr w:type="spellStart"/>
      <w:r w:rsidRPr="007819ED">
        <w:rPr>
          <w:rFonts w:ascii="Times New Roman" w:hAnsi="Times New Roman" w:cs="Times New Roman"/>
          <w:bCs/>
          <w:sz w:val="24"/>
          <w:szCs w:val="24"/>
        </w:rPr>
        <w:t>categorical_crossentropy</w:t>
      </w:r>
      <w:proofErr w:type="spellEnd"/>
      <w:r w:rsidRPr="007819ED">
        <w:rPr>
          <w:rFonts w:ascii="Times New Roman" w:hAnsi="Times New Roman" w:cs="Times New Roman"/>
          <w:bCs/>
          <w:sz w:val="24"/>
          <w:szCs w:val="24"/>
        </w:rPr>
        <w:t>' loss.</w:t>
      </w:r>
    </w:p>
    <w:p w14:paraId="68A81914" w14:textId="717104C1" w:rsidR="003A62A9" w:rsidRPr="007819ED" w:rsidRDefault="00884A5A" w:rsidP="007819ED">
      <w:pPr>
        <w:pStyle w:val="BodyText"/>
        <w:spacing w:before="6"/>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t xml:space="preserve">The model is then compiled using the Adam optimizer, binary </w:t>
      </w:r>
      <w:r w:rsidR="00E13D03" w:rsidRPr="007819ED">
        <w:rPr>
          <w:rFonts w:ascii="Times New Roman" w:hAnsi="Times New Roman" w:cs="Times New Roman"/>
          <w:bCs/>
          <w:sz w:val="24"/>
          <w:szCs w:val="24"/>
        </w:rPr>
        <w:t>Cross entropy</w:t>
      </w:r>
      <w:r w:rsidRPr="007819ED">
        <w:rPr>
          <w:rFonts w:ascii="Times New Roman" w:hAnsi="Times New Roman" w:cs="Times New Roman"/>
          <w:bCs/>
          <w:sz w:val="24"/>
          <w:szCs w:val="24"/>
        </w:rPr>
        <w:t xml:space="preserve"> loss (suitable for binary classification), and accuracy as the evaluation metric</w:t>
      </w:r>
      <w:r w:rsidR="00E13D03" w:rsidRPr="007819ED">
        <w:rPr>
          <w:rFonts w:ascii="Times New Roman" w:hAnsi="Times New Roman" w:cs="Times New Roman"/>
          <w:bCs/>
          <w:sz w:val="24"/>
          <w:szCs w:val="24"/>
        </w:rPr>
        <w:t>.</w:t>
      </w:r>
    </w:p>
    <w:p w14:paraId="157B7C7D" w14:textId="77777777" w:rsidR="00884A5A" w:rsidRPr="007819ED" w:rsidRDefault="00884A5A" w:rsidP="007819ED">
      <w:pPr>
        <w:pStyle w:val="BodyText"/>
        <w:spacing w:before="6"/>
        <w:ind w:left="964" w:right="1247"/>
        <w:jc w:val="both"/>
        <w:rPr>
          <w:rFonts w:ascii="Times New Roman" w:hAnsi="Times New Roman" w:cs="Times New Roman"/>
          <w:b/>
          <w:sz w:val="24"/>
          <w:szCs w:val="24"/>
        </w:rPr>
      </w:pPr>
    </w:p>
    <w:p w14:paraId="0D3CA9ED" w14:textId="77777777" w:rsidR="007819ED" w:rsidRDefault="00884A5A" w:rsidP="007819ED">
      <w:pPr>
        <w:pStyle w:val="BodyText"/>
        <w:spacing w:before="6"/>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lastRenderedPageBreak/>
        <w:t>In a Convolutional Neural Network (CNN) like the one described in the code you provided, the features that the machine is learning and extracting are hierarchical representations of patterns in the input images.</w:t>
      </w:r>
    </w:p>
    <w:p w14:paraId="4ADEC9D0" w14:textId="221B529A" w:rsidR="00884A5A" w:rsidRPr="007819ED" w:rsidRDefault="00C70B7B" w:rsidP="007819ED">
      <w:pPr>
        <w:pStyle w:val="BodyText"/>
        <w:spacing w:before="6"/>
        <w:ind w:left="964" w:right="1247"/>
        <w:jc w:val="both"/>
        <w:rPr>
          <w:rFonts w:ascii="Times New Roman" w:hAnsi="Times New Roman" w:cs="Times New Roman"/>
          <w:bCs/>
          <w:sz w:val="24"/>
          <w:szCs w:val="24"/>
        </w:rPr>
      </w:pPr>
      <w:r w:rsidRPr="007819ED">
        <w:rPr>
          <w:rFonts w:ascii="Times New Roman" w:hAnsi="Times New Roman" w:cs="Times New Roman"/>
          <w:bCs/>
          <w:sz w:val="24"/>
          <w:szCs w:val="24"/>
        </w:rPr>
        <w:br/>
      </w:r>
      <w:r w:rsidRPr="007819ED">
        <w:rPr>
          <w:rFonts w:ascii="Times New Roman" w:hAnsi="Times New Roman" w:cs="Times New Roman"/>
          <w:bCs/>
          <w:sz w:val="24"/>
          <w:szCs w:val="24"/>
        </w:rPr>
        <w:br/>
      </w:r>
      <w:r w:rsidRPr="007819ED">
        <w:rPr>
          <w:rFonts w:ascii="Times New Roman" w:hAnsi="Times New Roman" w:cs="Times New Roman"/>
          <w:b/>
          <w:sz w:val="24"/>
          <w:szCs w:val="24"/>
        </w:rPr>
        <w:t>Model Elaboration:</w:t>
      </w:r>
      <w:r w:rsidRPr="007819ED">
        <w:rPr>
          <w:rFonts w:ascii="Times New Roman" w:hAnsi="Times New Roman" w:cs="Times New Roman"/>
          <w:bCs/>
          <w:sz w:val="24"/>
          <w:szCs w:val="24"/>
        </w:rPr>
        <w:t xml:space="preserve"> -</w:t>
      </w:r>
    </w:p>
    <w:p w14:paraId="3E3716EF" w14:textId="77777777" w:rsidR="00884A5A" w:rsidRPr="007819ED" w:rsidRDefault="00884A5A" w:rsidP="007819ED">
      <w:pPr>
        <w:pStyle w:val="BodyText"/>
        <w:spacing w:before="6"/>
        <w:ind w:left="964" w:right="1247"/>
        <w:jc w:val="both"/>
        <w:rPr>
          <w:rFonts w:ascii="Times New Roman" w:hAnsi="Times New Roman" w:cs="Times New Roman"/>
          <w:b/>
          <w:sz w:val="24"/>
          <w:szCs w:val="24"/>
        </w:rPr>
      </w:pPr>
    </w:p>
    <w:p w14:paraId="145A2C24" w14:textId="5CB4D93E" w:rsidR="00E14884" w:rsidRPr="007819ED" w:rsidRDefault="00884A5A" w:rsidP="007819ED">
      <w:pPr>
        <w:ind w:left="964" w:right="1247"/>
        <w:jc w:val="both"/>
        <w:rPr>
          <w:rFonts w:ascii="Times New Roman" w:hAnsi="Times New Roman" w:cs="Times New Roman"/>
          <w:sz w:val="24"/>
          <w:szCs w:val="24"/>
        </w:rPr>
      </w:pPr>
      <w:r w:rsidRPr="007819ED">
        <w:rPr>
          <w:rFonts w:ascii="Times New Roman" w:hAnsi="Times New Roman" w:cs="Times New Roman"/>
          <w:noProof/>
          <w:sz w:val="24"/>
          <w:szCs w:val="24"/>
        </w:rPr>
        <mc:AlternateContent>
          <mc:Choice Requires="wps">
            <w:drawing>
              <wp:anchor distT="0" distB="0" distL="114300" distR="114300" simplePos="0" relativeHeight="251658240" behindDoc="1" locked="0" layoutInCell="1" allowOverlap="1" wp14:anchorId="3692E1C1" wp14:editId="2C78120F">
                <wp:simplePos x="0" y="0"/>
                <wp:positionH relativeFrom="page">
                  <wp:posOffset>320040</wp:posOffset>
                </wp:positionH>
                <wp:positionV relativeFrom="page">
                  <wp:posOffset>327660</wp:posOffset>
                </wp:positionV>
                <wp:extent cx="6941820" cy="10026650"/>
                <wp:effectExtent l="0" t="0" r="0" b="0"/>
                <wp:wrapNone/>
                <wp:docPr id="208378381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1820" cy="10026650"/>
                        </a:xfrm>
                        <a:custGeom>
                          <a:avLst/>
                          <a:gdLst>
                            <a:gd name="T0" fmla="+- 0 11424 490"/>
                            <a:gd name="T1" fmla="*/ T0 w 10944"/>
                            <a:gd name="T2" fmla="+- 0 490 490"/>
                            <a:gd name="T3" fmla="*/ 490 h 15874"/>
                            <a:gd name="T4" fmla="+- 0 11414 490"/>
                            <a:gd name="T5" fmla="*/ T4 w 10944"/>
                            <a:gd name="T6" fmla="+- 0 490 490"/>
                            <a:gd name="T7" fmla="*/ 490 h 15874"/>
                            <a:gd name="T8" fmla="+- 0 499 490"/>
                            <a:gd name="T9" fmla="*/ T8 w 10944"/>
                            <a:gd name="T10" fmla="+- 0 490 490"/>
                            <a:gd name="T11" fmla="*/ 490 h 15874"/>
                            <a:gd name="T12" fmla="+- 0 490 490"/>
                            <a:gd name="T13" fmla="*/ T12 w 10944"/>
                            <a:gd name="T14" fmla="+- 0 490 490"/>
                            <a:gd name="T15" fmla="*/ 490 h 15874"/>
                            <a:gd name="T16" fmla="+- 0 490 490"/>
                            <a:gd name="T17" fmla="*/ T16 w 10944"/>
                            <a:gd name="T18" fmla="+- 0 499 490"/>
                            <a:gd name="T19" fmla="*/ 499 h 15874"/>
                            <a:gd name="T20" fmla="+- 0 490 490"/>
                            <a:gd name="T21" fmla="*/ T20 w 10944"/>
                            <a:gd name="T22" fmla="+- 0 16344 490"/>
                            <a:gd name="T23" fmla="*/ 16344 h 15874"/>
                            <a:gd name="T24" fmla="+- 0 499 490"/>
                            <a:gd name="T25" fmla="*/ T24 w 10944"/>
                            <a:gd name="T26" fmla="+- 0 16344 490"/>
                            <a:gd name="T27" fmla="*/ 16344 h 15874"/>
                            <a:gd name="T28" fmla="+- 0 499 490"/>
                            <a:gd name="T29" fmla="*/ T28 w 10944"/>
                            <a:gd name="T30" fmla="+- 0 499 490"/>
                            <a:gd name="T31" fmla="*/ 499 h 15874"/>
                            <a:gd name="T32" fmla="+- 0 11414 490"/>
                            <a:gd name="T33" fmla="*/ T32 w 10944"/>
                            <a:gd name="T34" fmla="+- 0 499 490"/>
                            <a:gd name="T35" fmla="*/ 499 h 15874"/>
                            <a:gd name="T36" fmla="+- 0 11414 490"/>
                            <a:gd name="T37" fmla="*/ T36 w 10944"/>
                            <a:gd name="T38" fmla="+- 0 16344 490"/>
                            <a:gd name="T39" fmla="*/ 16344 h 15874"/>
                            <a:gd name="T40" fmla="+- 0 11424 490"/>
                            <a:gd name="T41" fmla="*/ T40 w 10944"/>
                            <a:gd name="T42" fmla="+- 0 16344 490"/>
                            <a:gd name="T43" fmla="*/ 16344 h 15874"/>
                            <a:gd name="T44" fmla="+- 0 11424 490"/>
                            <a:gd name="T45" fmla="*/ T44 w 10944"/>
                            <a:gd name="T46" fmla="+- 0 499 490"/>
                            <a:gd name="T47" fmla="*/ 499 h 15874"/>
                            <a:gd name="T48" fmla="+- 0 11424 490"/>
                            <a:gd name="T49" fmla="*/ T48 w 10944"/>
                            <a:gd name="T50" fmla="+- 0 490 490"/>
                            <a:gd name="T51" fmla="*/ 490 h 15874"/>
                            <a:gd name="T52" fmla="+- 0 11434 490"/>
                            <a:gd name="T53" fmla="*/ T52 w 10944"/>
                            <a:gd name="T54" fmla="+- 0 499 490"/>
                            <a:gd name="T55" fmla="*/ 499 h 15874"/>
                            <a:gd name="T56" fmla="+- 0 11424 490"/>
                            <a:gd name="T57" fmla="*/ T56 w 10944"/>
                            <a:gd name="T58" fmla="+- 0 499 490"/>
                            <a:gd name="T59" fmla="*/ 499 h 15874"/>
                            <a:gd name="T60" fmla="+- 0 11424 490"/>
                            <a:gd name="T61" fmla="*/ T60 w 10944"/>
                            <a:gd name="T62" fmla="+- 0 16344 490"/>
                            <a:gd name="T63" fmla="*/ 16344 h 15874"/>
                            <a:gd name="T64" fmla="+- 0 11424 490"/>
                            <a:gd name="T65" fmla="*/ T64 w 10944"/>
                            <a:gd name="T66" fmla="+- 0 16354 490"/>
                            <a:gd name="T67" fmla="*/ 16354 h 15874"/>
                            <a:gd name="T68" fmla="+- 0 11424 490"/>
                            <a:gd name="T69" fmla="*/ T68 w 10944"/>
                            <a:gd name="T70" fmla="+- 0 16354 490"/>
                            <a:gd name="T71" fmla="*/ 16354 h 15874"/>
                            <a:gd name="T72" fmla="+- 0 11424 490"/>
                            <a:gd name="T73" fmla="*/ T72 w 10944"/>
                            <a:gd name="T74" fmla="+- 0 16344 490"/>
                            <a:gd name="T75" fmla="*/ 16344 h 15874"/>
                            <a:gd name="T76" fmla="+- 0 11414 490"/>
                            <a:gd name="T77" fmla="*/ T76 w 10944"/>
                            <a:gd name="T78" fmla="+- 0 16344 490"/>
                            <a:gd name="T79" fmla="*/ 16344 h 15874"/>
                            <a:gd name="T80" fmla="+- 0 499 490"/>
                            <a:gd name="T81" fmla="*/ T80 w 10944"/>
                            <a:gd name="T82" fmla="+- 0 16344 490"/>
                            <a:gd name="T83" fmla="*/ 16344 h 15874"/>
                            <a:gd name="T84" fmla="+- 0 490 490"/>
                            <a:gd name="T85" fmla="*/ T84 w 10944"/>
                            <a:gd name="T86" fmla="+- 0 16344 490"/>
                            <a:gd name="T87" fmla="*/ 16344 h 15874"/>
                            <a:gd name="T88" fmla="+- 0 490 490"/>
                            <a:gd name="T89" fmla="*/ T88 w 10944"/>
                            <a:gd name="T90" fmla="+- 0 16354 490"/>
                            <a:gd name="T91" fmla="*/ 16354 h 15874"/>
                            <a:gd name="T92" fmla="+- 0 499 490"/>
                            <a:gd name="T93" fmla="*/ T92 w 10944"/>
                            <a:gd name="T94" fmla="+- 0 16354 490"/>
                            <a:gd name="T95" fmla="*/ 16354 h 15874"/>
                            <a:gd name="T96" fmla="+- 0 499 490"/>
                            <a:gd name="T97" fmla="*/ T96 w 10944"/>
                            <a:gd name="T98" fmla="+- 0 16363 490"/>
                            <a:gd name="T99" fmla="*/ 16363 h 15874"/>
                            <a:gd name="T100" fmla="+- 0 11414 490"/>
                            <a:gd name="T101" fmla="*/ T100 w 10944"/>
                            <a:gd name="T102" fmla="+- 0 16363 490"/>
                            <a:gd name="T103" fmla="*/ 16363 h 15874"/>
                            <a:gd name="T104" fmla="+- 0 11424 490"/>
                            <a:gd name="T105" fmla="*/ T104 w 10944"/>
                            <a:gd name="T106" fmla="+- 0 16363 490"/>
                            <a:gd name="T107" fmla="*/ 16363 h 15874"/>
                            <a:gd name="T108" fmla="+- 0 11434 490"/>
                            <a:gd name="T109" fmla="*/ T108 w 10944"/>
                            <a:gd name="T110" fmla="+- 0 16363 490"/>
                            <a:gd name="T111" fmla="*/ 16363 h 15874"/>
                            <a:gd name="T112" fmla="+- 0 11434 490"/>
                            <a:gd name="T113" fmla="*/ T112 w 10944"/>
                            <a:gd name="T114" fmla="+- 0 16354 490"/>
                            <a:gd name="T115" fmla="*/ 16354 h 15874"/>
                            <a:gd name="T116" fmla="+- 0 11434 490"/>
                            <a:gd name="T117" fmla="*/ T116 w 10944"/>
                            <a:gd name="T118" fmla="+- 0 16344 490"/>
                            <a:gd name="T119" fmla="*/ 16344 h 15874"/>
                            <a:gd name="T120" fmla="+- 0 11434 490"/>
                            <a:gd name="T121" fmla="*/ T120 w 10944"/>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4" h="15874">
                              <a:moveTo>
                                <a:pt x="10934" y="0"/>
                              </a:moveTo>
                              <a:lnTo>
                                <a:pt x="10924" y="0"/>
                              </a:lnTo>
                              <a:lnTo>
                                <a:pt x="9" y="0"/>
                              </a:lnTo>
                              <a:lnTo>
                                <a:pt x="0" y="0"/>
                              </a:lnTo>
                              <a:lnTo>
                                <a:pt x="0" y="9"/>
                              </a:lnTo>
                              <a:lnTo>
                                <a:pt x="0" y="15854"/>
                              </a:lnTo>
                              <a:lnTo>
                                <a:pt x="9" y="15854"/>
                              </a:lnTo>
                              <a:lnTo>
                                <a:pt x="9" y="9"/>
                              </a:lnTo>
                              <a:lnTo>
                                <a:pt x="10924" y="9"/>
                              </a:lnTo>
                              <a:lnTo>
                                <a:pt x="10924" y="15854"/>
                              </a:lnTo>
                              <a:lnTo>
                                <a:pt x="10934" y="15854"/>
                              </a:lnTo>
                              <a:lnTo>
                                <a:pt x="10934" y="9"/>
                              </a:lnTo>
                              <a:lnTo>
                                <a:pt x="10934" y="0"/>
                              </a:lnTo>
                              <a:close/>
                              <a:moveTo>
                                <a:pt x="10944" y="9"/>
                              </a:moveTo>
                              <a:lnTo>
                                <a:pt x="10934" y="9"/>
                              </a:lnTo>
                              <a:lnTo>
                                <a:pt x="10934" y="15854"/>
                              </a:lnTo>
                              <a:lnTo>
                                <a:pt x="10934" y="15864"/>
                              </a:lnTo>
                              <a:lnTo>
                                <a:pt x="10934" y="15854"/>
                              </a:lnTo>
                              <a:lnTo>
                                <a:pt x="10924" y="15854"/>
                              </a:lnTo>
                              <a:lnTo>
                                <a:pt x="9" y="15854"/>
                              </a:lnTo>
                              <a:lnTo>
                                <a:pt x="0" y="15854"/>
                              </a:lnTo>
                              <a:lnTo>
                                <a:pt x="0" y="15864"/>
                              </a:lnTo>
                              <a:lnTo>
                                <a:pt x="9" y="15864"/>
                              </a:lnTo>
                              <a:lnTo>
                                <a:pt x="9" y="15873"/>
                              </a:lnTo>
                              <a:lnTo>
                                <a:pt x="10924" y="15873"/>
                              </a:lnTo>
                              <a:lnTo>
                                <a:pt x="10934" y="15873"/>
                              </a:lnTo>
                              <a:lnTo>
                                <a:pt x="10944" y="15873"/>
                              </a:lnTo>
                              <a:lnTo>
                                <a:pt x="10944" y="15864"/>
                              </a:lnTo>
                              <a:lnTo>
                                <a:pt x="10944" y="15854"/>
                              </a:lnTo>
                              <a:lnTo>
                                <a:pt x="1094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7E88D" id="Freeform: Shape 1" o:spid="_x0000_s1026" style="position:absolute;margin-left:25.2pt;margin-top:25.8pt;width:546.6pt;height:78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" path="m10934,r-10,l9,,,,,9,,15854r9,l9,9r10915,l10924,15854r10,l10934,9r,-9xm10944,9r-10,l10934,15854r,10l10934,15854r-10,l9,15854r-9,l,15864r9,l9,15873r10915,l10934,15873r10,l10944,15864r,-10l10944,9xe" fillcolor="black" stroked="f">
                <v:path arrowok="t" o:connecttype="custom" o:connectlocs="6935477,309503;6929134,309503;5709,309503;0,309503;0,315188;0,10323521;5709,10323521;5709,315188;6929134,315188;6929134,10323521;6935477,10323521;6935477,315188;6935477,309503;6941820,315188;6935477,315188;6935477,10323521;6935477,10329837;6935477,10329837;6935477,10323521;6929134,10323521;5709,10323521;0,10323521;0,10329837;5709,10329837;5709,10335522;6929134,10335522;6935477,10335522;6941820,10335522;6941820,10329837;6941820,10323521;6941820,315188" o:connectangles="0,0,0,0,0,0,0,0,0,0,0,0,0,0,0,0,0,0,0,0,0,0,0,0,0,0,0,0,0,0,0"/>
                <w10:wrap anchorx="page" anchory="page"/>
              </v:shape>
            </w:pict>
          </mc:Fallback>
        </mc:AlternateContent>
      </w:r>
      <w:r w:rsidR="00E14884" w:rsidRPr="007819ED">
        <w:rPr>
          <w:rFonts w:ascii="Times New Roman" w:hAnsi="Times New Roman" w:cs="Times New Roman"/>
          <w:b/>
          <w:bCs/>
          <w:sz w:val="24"/>
          <w:szCs w:val="24"/>
        </w:rPr>
        <w:t>Convolutional Layers:</w:t>
      </w:r>
      <w:r w:rsidR="00E14884" w:rsidRPr="007819ED">
        <w:rPr>
          <w:rFonts w:ascii="Times New Roman" w:hAnsi="Times New Roman" w:cs="Times New Roman"/>
          <w:sz w:val="24"/>
          <w:szCs w:val="24"/>
        </w:rPr>
        <w:t xml:space="preserve"> These layers use convolutional operations to apply filters (kernels) to the input image. These filters act as feature detectors and learn to recognize simple patterns like edges, textures, and basic shapes.</w:t>
      </w:r>
    </w:p>
    <w:p w14:paraId="625C2CFB" w14:textId="77777777" w:rsidR="00E14884" w:rsidRPr="007819ED" w:rsidRDefault="00E14884" w:rsidP="007819ED">
      <w:pPr>
        <w:ind w:left="964" w:right="1247"/>
        <w:jc w:val="both"/>
        <w:rPr>
          <w:rFonts w:ascii="Times New Roman" w:hAnsi="Times New Roman" w:cs="Times New Roman"/>
          <w:sz w:val="24"/>
          <w:szCs w:val="24"/>
        </w:rPr>
      </w:pPr>
    </w:p>
    <w:p w14:paraId="0536731A" w14:textId="77777777" w:rsidR="00E14884" w:rsidRPr="007819ED" w:rsidRDefault="00E14884" w:rsidP="007819ED">
      <w:pPr>
        <w:ind w:left="964" w:right="1247"/>
        <w:jc w:val="both"/>
        <w:rPr>
          <w:rFonts w:ascii="Times New Roman" w:hAnsi="Times New Roman" w:cs="Times New Roman"/>
          <w:sz w:val="24"/>
          <w:szCs w:val="24"/>
        </w:rPr>
      </w:pPr>
      <w:proofErr w:type="spellStart"/>
      <w:r w:rsidRPr="007819ED">
        <w:rPr>
          <w:rFonts w:ascii="Times New Roman" w:hAnsi="Times New Roman" w:cs="Times New Roman"/>
          <w:b/>
          <w:bCs/>
          <w:sz w:val="24"/>
          <w:szCs w:val="24"/>
        </w:rPr>
        <w:t>MaxPooling</w:t>
      </w:r>
      <w:proofErr w:type="spellEnd"/>
      <w:r w:rsidRPr="007819ED">
        <w:rPr>
          <w:rFonts w:ascii="Times New Roman" w:hAnsi="Times New Roman" w:cs="Times New Roman"/>
          <w:b/>
          <w:bCs/>
          <w:sz w:val="24"/>
          <w:szCs w:val="24"/>
        </w:rPr>
        <w:t xml:space="preserve"> Layers:</w:t>
      </w:r>
      <w:r w:rsidRPr="007819ED">
        <w:rPr>
          <w:rFonts w:ascii="Times New Roman" w:hAnsi="Times New Roman" w:cs="Times New Roman"/>
          <w:sz w:val="24"/>
          <w:szCs w:val="24"/>
        </w:rPr>
        <w:t xml:space="preserve"> After convolution, pooling layers down-sample the spatial dimensions. </w:t>
      </w:r>
      <w:proofErr w:type="spellStart"/>
      <w:r w:rsidRPr="007819ED">
        <w:rPr>
          <w:rFonts w:ascii="Times New Roman" w:hAnsi="Times New Roman" w:cs="Times New Roman"/>
          <w:sz w:val="24"/>
          <w:szCs w:val="24"/>
        </w:rPr>
        <w:t>MaxPooling</w:t>
      </w:r>
      <w:proofErr w:type="spellEnd"/>
      <w:r w:rsidRPr="007819ED">
        <w:rPr>
          <w:rFonts w:ascii="Times New Roman" w:hAnsi="Times New Roman" w:cs="Times New Roman"/>
          <w:sz w:val="24"/>
          <w:szCs w:val="24"/>
        </w:rPr>
        <w:t>, in particular, retains the most important information from the convolutional layers, reducing spatial dimensions while preserving essential features.</w:t>
      </w:r>
    </w:p>
    <w:p w14:paraId="14EA5EBA" w14:textId="77777777" w:rsidR="00E14884" w:rsidRPr="007819ED" w:rsidRDefault="00E14884" w:rsidP="007819ED">
      <w:pPr>
        <w:ind w:left="964" w:right="1247"/>
        <w:jc w:val="both"/>
        <w:rPr>
          <w:rFonts w:ascii="Times New Roman" w:hAnsi="Times New Roman" w:cs="Times New Roman"/>
          <w:sz w:val="24"/>
          <w:szCs w:val="24"/>
        </w:rPr>
      </w:pPr>
    </w:p>
    <w:p w14:paraId="7E40B479" w14:textId="77777777" w:rsidR="00E14884" w:rsidRPr="007819ED" w:rsidRDefault="00E14884" w:rsidP="007819ED">
      <w:pPr>
        <w:ind w:left="964" w:right="1247"/>
        <w:jc w:val="both"/>
        <w:rPr>
          <w:rFonts w:ascii="Times New Roman" w:hAnsi="Times New Roman" w:cs="Times New Roman"/>
          <w:sz w:val="24"/>
          <w:szCs w:val="24"/>
        </w:rPr>
      </w:pPr>
      <w:r w:rsidRPr="007819ED">
        <w:rPr>
          <w:rFonts w:ascii="Times New Roman" w:hAnsi="Times New Roman" w:cs="Times New Roman"/>
          <w:b/>
          <w:bCs/>
          <w:sz w:val="24"/>
          <w:szCs w:val="24"/>
        </w:rPr>
        <w:t>Flatten Layer:</w:t>
      </w:r>
      <w:r w:rsidRPr="007819ED">
        <w:rPr>
          <w:rFonts w:ascii="Times New Roman" w:hAnsi="Times New Roman" w:cs="Times New Roman"/>
          <w:sz w:val="24"/>
          <w:szCs w:val="24"/>
        </w:rPr>
        <w:t xml:space="preserve"> After several convolutional and pooling layers, the Flatten layer is used to convert the multi-dimensional output into a one-dimensional array. This prepares the data for the fully connected layers.</w:t>
      </w:r>
    </w:p>
    <w:p w14:paraId="13587AEC" w14:textId="77777777" w:rsidR="00E14884" w:rsidRPr="007819ED" w:rsidRDefault="00E14884" w:rsidP="007819ED">
      <w:pPr>
        <w:ind w:left="964" w:right="1247"/>
        <w:jc w:val="both"/>
        <w:rPr>
          <w:rFonts w:ascii="Times New Roman" w:hAnsi="Times New Roman" w:cs="Times New Roman"/>
          <w:sz w:val="24"/>
          <w:szCs w:val="24"/>
        </w:rPr>
      </w:pPr>
    </w:p>
    <w:p w14:paraId="4470780A" w14:textId="77777777" w:rsidR="00E14884" w:rsidRPr="007819ED" w:rsidRDefault="00E14884" w:rsidP="007819ED">
      <w:pPr>
        <w:ind w:left="964" w:right="1247"/>
        <w:jc w:val="both"/>
        <w:rPr>
          <w:rFonts w:ascii="Times New Roman" w:hAnsi="Times New Roman" w:cs="Times New Roman"/>
          <w:sz w:val="24"/>
          <w:szCs w:val="24"/>
        </w:rPr>
      </w:pPr>
      <w:r w:rsidRPr="007819ED">
        <w:rPr>
          <w:rFonts w:ascii="Times New Roman" w:hAnsi="Times New Roman" w:cs="Times New Roman"/>
          <w:b/>
          <w:bCs/>
          <w:sz w:val="24"/>
          <w:szCs w:val="24"/>
        </w:rPr>
        <w:t>Dense Layers:</w:t>
      </w:r>
      <w:r w:rsidRPr="007819ED">
        <w:rPr>
          <w:rFonts w:ascii="Times New Roman" w:hAnsi="Times New Roman" w:cs="Times New Roman"/>
          <w:sz w:val="24"/>
          <w:szCs w:val="24"/>
        </w:rPr>
        <w:t xml:space="preserve"> These fully connected layers process the flattened features. The neurons in these layers learn to combine the lower-level features (learned by convolutional layers) into higher-level representations. The number of neurons in the last dense layer corresponds to the number of classes in the classification task.</w:t>
      </w:r>
    </w:p>
    <w:p w14:paraId="29B9FC57" w14:textId="77777777" w:rsidR="00E14884" w:rsidRPr="007819ED" w:rsidRDefault="00E14884" w:rsidP="007819ED">
      <w:pPr>
        <w:ind w:left="964" w:right="1247"/>
        <w:jc w:val="both"/>
        <w:rPr>
          <w:rFonts w:ascii="Times New Roman" w:hAnsi="Times New Roman" w:cs="Times New Roman"/>
          <w:sz w:val="24"/>
          <w:szCs w:val="24"/>
        </w:rPr>
      </w:pPr>
    </w:p>
    <w:p w14:paraId="5F124DE0" w14:textId="77777777" w:rsidR="00E14884" w:rsidRPr="007819ED" w:rsidRDefault="00E14884" w:rsidP="007819ED">
      <w:pPr>
        <w:ind w:left="964" w:right="1247"/>
        <w:jc w:val="both"/>
        <w:rPr>
          <w:rFonts w:ascii="Times New Roman" w:hAnsi="Times New Roman" w:cs="Times New Roman"/>
          <w:sz w:val="24"/>
          <w:szCs w:val="24"/>
        </w:rPr>
      </w:pPr>
      <w:r w:rsidRPr="007819ED">
        <w:rPr>
          <w:rFonts w:ascii="Times New Roman" w:hAnsi="Times New Roman" w:cs="Times New Roman"/>
          <w:b/>
          <w:bCs/>
          <w:sz w:val="24"/>
          <w:szCs w:val="24"/>
        </w:rPr>
        <w:t>Output Layer:</w:t>
      </w:r>
      <w:r w:rsidRPr="007819ED">
        <w:rPr>
          <w:rFonts w:ascii="Times New Roman" w:hAnsi="Times New Roman" w:cs="Times New Roman"/>
          <w:sz w:val="24"/>
          <w:szCs w:val="24"/>
        </w:rPr>
        <w:t xml:space="preserve"> The final layer, using a sigmoid activation function in your case, produces a binary output. It indicates the likelihood of the input belonging to a particular class.</w:t>
      </w:r>
    </w:p>
    <w:p w14:paraId="5C427406" w14:textId="21AB3EDD" w:rsidR="00E14884" w:rsidRPr="007819ED" w:rsidRDefault="00E14884" w:rsidP="007819ED">
      <w:pPr>
        <w:ind w:left="964" w:right="1247"/>
        <w:jc w:val="both"/>
        <w:rPr>
          <w:rFonts w:ascii="Times New Roman" w:hAnsi="Times New Roman" w:cs="Times New Roman"/>
          <w:sz w:val="24"/>
          <w:szCs w:val="24"/>
        </w:rPr>
      </w:pPr>
    </w:p>
    <w:p w14:paraId="7C69E85C" w14:textId="77777777" w:rsidR="00E14884" w:rsidRPr="007819ED" w:rsidRDefault="00E14884" w:rsidP="007819ED">
      <w:pPr>
        <w:ind w:left="964" w:right="1247"/>
        <w:jc w:val="both"/>
        <w:rPr>
          <w:rFonts w:ascii="Times New Roman" w:hAnsi="Times New Roman" w:cs="Times New Roman"/>
          <w:sz w:val="24"/>
          <w:szCs w:val="24"/>
        </w:rPr>
      </w:pPr>
      <w:r w:rsidRPr="007819ED">
        <w:rPr>
          <w:rFonts w:ascii="Times New Roman" w:hAnsi="Times New Roman" w:cs="Times New Roman"/>
          <w:sz w:val="24"/>
          <w:szCs w:val="24"/>
        </w:rPr>
        <w:t>The learning process involves adjusting the weights of the network during training using backpropagation and optimization algorithms. The convolutional layers learn to extract hierarchical and spatial features from the input images, and the dense layers learn to combine these features for the final classification.</w:t>
      </w:r>
    </w:p>
    <w:p w14:paraId="06041DFE" w14:textId="77777777" w:rsidR="00E14884" w:rsidRPr="007819ED" w:rsidRDefault="00E14884" w:rsidP="007819ED">
      <w:pPr>
        <w:ind w:left="964" w:right="1247"/>
        <w:jc w:val="both"/>
        <w:rPr>
          <w:rFonts w:ascii="Times New Roman" w:hAnsi="Times New Roman" w:cs="Times New Roman"/>
          <w:sz w:val="24"/>
          <w:szCs w:val="24"/>
        </w:rPr>
      </w:pPr>
    </w:p>
    <w:p w14:paraId="3CFC6641" w14:textId="030417C0" w:rsidR="003A62A9" w:rsidRPr="007819ED" w:rsidRDefault="00E14884" w:rsidP="007819ED">
      <w:pPr>
        <w:ind w:left="964" w:right="1247"/>
        <w:jc w:val="both"/>
        <w:rPr>
          <w:rFonts w:ascii="Times New Roman" w:hAnsi="Times New Roman" w:cs="Times New Roman"/>
          <w:sz w:val="24"/>
          <w:szCs w:val="24"/>
        </w:rPr>
        <w:sectPr w:rsidR="003A62A9" w:rsidRPr="007819ED" w:rsidSect="002058CD">
          <w:footerReference w:type="default" r:id="rId18"/>
          <w:pgSz w:w="11920" w:h="16850"/>
          <w:pgMar w:top="1600" w:right="640" w:bottom="520" w:left="800" w:header="0" w:footer="333"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7819ED">
        <w:rPr>
          <w:rFonts w:ascii="Times New Roman" w:hAnsi="Times New Roman" w:cs="Times New Roman"/>
          <w:sz w:val="24"/>
          <w:szCs w:val="24"/>
        </w:rPr>
        <w:t>In essence, the model learns to recognize and extract features relevant to the classification task through the training process. The specifics of the learned features can be complex and may not be easily interpretable by humans, but they capture the relevant</w:t>
      </w:r>
      <w:r w:rsidR="00C3048C" w:rsidRPr="007819ED">
        <w:rPr>
          <w:rFonts w:ascii="Times New Roman" w:hAnsi="Times New Roman" w:cs="Times New Roman"/>
          <w:sz w:val="24"/>
          <w:szCs w:val="24"/>
        </w:rPr>
        <w:t xml:space="preserve"> </w:t>
      </w:r>
      <w:r w:rsidRPr="007819ED">
        <w:rPr>
          <w:rFonts w:ascii="Times New Roman" w:hAnsi="Times New Roman" w:cs="Times New Roman"/>
          <w:sz w:val="24"/>
          <w:szCs w:val="24"/>
        </w:rPr>
        <w:t>patterns for the given </w:t>
      </w:r>
      <w:r w:rsidR="00487DAD">
        <w:rPr>
          <w:rFonts w:ascii="Times New Roman" w:hAnsi="Times New Roman" w:cs="Times New Roman"/>
          <w:sz w:val="24"/>
          <w:szCs w:val="24"/>
        </w:rPr>
        <w:t>tasks</w:t>
      </w:r>
    </w:p>
    <w:p w14:paraId="1F447568" w14:textId="28D97C31" w:rsidR="00BC57D6" w:rsidRDefault="00BC57D6" w:rsidP="00BC57D6">
      <w:pPr>
        <w:pStyle w:val="BodyText"/>
        <w:jc w:val="center"/>
        <w:rPr>
          <w:rFonts w:ascii="Arial"/>
          <w:b/>
          <w:spacing w:val="-1"/>
          <w:sz w:val="36"/>
          <w:szCs w:val="36"/>
        </w:rPr>
      </w:pPr>
      <w:r w:rsidRPr="00BC57D6">
        <w:rPr>
          <w:rFonts w:ascii="Arial"/>
          <w:b/>
          <w:spacing w:val="-1"/>
          <w:sz w:val="36"/>
          <w:szCs w:val="36"/>
        </w:rPr>
        <w:lastRenderedPageBreak/>
        <w:t>FUNCTIONALITIES</w:t>
      </w:r>
    </w:p>
    <w:p w14:paraId="06B74EAC" w14:textId="77777777" w:rsidR="00BC57D6" w:rsidRPr="00BC57D6" w:rsidRDefault="00BC57D6" w:rsidP="00BC57D6">
      <w:pPr>
        <w:pStyle w:val="BodyText"/>
        <w:jc w:val="center"/>
        <w:rPr>
          <w:spacing w:val="-1"/>
          <w:sz w:val="36"/>
          <w:szCs w:val="36"/>
        </w:rPr>
      </w:pPr>
    </w:p>
    <w:p w14:paraId="0C761392" w14:textId="77777777" w:rsidR="00BC57D6" w:rsidRDefault="00BC57D6" w:rsidP="00BC57D6">
      <w:pPr>
        <w:pStyle w:val="BodyText"/>
        <w:rPr>
          <w:spacing w:val="-1"/>
          <w:sz w:val="32"/>
          <w:szCs w:val="32"/>
        </w:rPr>
      </w:pPr>
    </w:p>
    <w:p w14:paraId="59514A55" w14:textId="2A609D9D" w:rsidR="00BA4A1C" w:rsidRPr="00CA33E0" w:rsidRDefault="00CA33E0" w:rsidP="00BC57D6">
      <w:pPr>
        <w:pStyle w:val="BodyText"/>
        <w:ind w:firstLine="639"/>
        <w:rPr>
          <w:rFonts w:ascii="Arial" w:eastAsia="Arial" w:hAnsi="Arial" w:cs="Arial"/>
          <w:b/>
          <w:bCs/>
        </w:rPr>
      </w:pPr>
      <w:r w:rsidRPr="00CA33E0">
        <w:rPr>
          <w:rFonts w:ascii="Arial" w:eastAsia="Arial" w:hAnsi="Arial" w:cs="Arial"/>
          <w:b/>
          <w:bCs/>
          <w:noProof/>
        </w:rPr>
        <mc:AlternateContent>
          <mc:Choice Requires="wps">
            <w:drawing>
              <wp:anchor distT="0" distB="0" distL="114300" distR="114300" simplePos="0" relativeHeight="487424512" behindDoc="1" locked="0" layoutInCell="1" allowOverlap="1" wp14:anchorId="3BEB6CB3" wp14:editId="155649F9">
                <wp:simplePos x="0" y="0"/>
                <wp:positionH relativeFrom="page">
                  <wp:posOffset>311150</wp:posOffset>
                </wp:positionH>
                <wp:positionV relativeFrom="page">
                  <wp:posOffset>311150</wp:posOffset>
                </wp:positionV>
                <wp:extent cx="6949440" cy="10079990"/>
                <wp:effectExtent l="0" t="0" r="0" b="0"/>
                <wp:wrapNone/>
                <wp:docPr id="170945578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0079990"/>
                        </a:xfrm>
                        <a:custGeom>
                          <a:avLst/>
                          <a:gdLst>
                            <a:gd name="T0" fmla="+- 0 11424 490"/>
                            <a:gd name="T1" fmla="*/ T0 w 10944"/>
                            <a:gd name="T2" fmla="+- 0 490 490"/>
                            <a:gd name="T3" fmla="*/ 490 h 15874"/>
                            <a:gd name="T4" fmla="+- 0 11414 490"/>
                            <a:gd name="T5" fmla="*/ T4 w 10944"/>
                            <a:gd name="T6" fmla="+- 0 490 490"/>
                            <a:gd name="T7" fmla="*/ 490 h 15874"/>
                            <a:gd name="T8" fmla="+- 0 499 490"/>
                            <a:gd name="T9" fmla="*/ T8 w 10944"/>
                            <a:gd name="T10" fmla="+- 0 490 490"/>
                            <a:gd name="T11" fmla="*/ 490 h 15874"/>
                            <a:gd name="T12" fmla="+- 0 490 490"/>
                            <a:gd name="T13" fmla="*/ T12 w 10944"/>
                            <a:gd name="T14" fmla="+- 0 490 490"/>
                            <a:gd name="T15" fmla="*/ 490 h 15874"/>
                            <a:gd name="T16" fmla="+- 0 490 490"/>
                            <a:gd name="T17" fmla="*/ T16 w 10944"/>
                            <a:gd name="T18" fmla="+- 0 499 490"/>
                            <a:gd name="T19" fmla="*/ 499 h 15874"/>
                            <a:gd name="T20" fmla="+- 0 490 490"/>
                            <a:gd name="T21" fmla="*/ T20 w 10944"/>
                            <a:gd name="T22" fmla="+- 0 16344 490"/>
                            <a:gd name="T23" fmla="*/ 16344 h 15874"/>
                            <a:gd name="T24" fmla="+- 0 499 490"/>
                            <a:gd name="T25" fmla="*/ T24 w 10944"/>
                            <a:gd name="T26" fmla="+- 0 16344 490"/>
                            <a:gd name="T27" fmla="*/ 16344 h 15874"/>
                            <a:gd name="T28" fmla="+- 0 499 490"/>
                            <a:gd name="T29" fmla="*/ T28 w 10944"/>
                            <a:gd name="T30" fmla="+- 0 499 490"/>
                            <a:gd name="T31" fmla="*/ 499 h 15874"/>
                            <a:gd name="T32" fmla="+- 0 11414 490"/>
                            <a:gd name="T33" fmla="*/ T32 w 10944"/>
                            <a:gd name="T34" fmla="+- 0 499 490"/>
                            <a:gd name="T35" fmla="*/ 499 h 15874"/>
                            <a:gd name="T36" fmla="+- 0 11414 490"/>
                            <a:gd name="T37" fmla="*/ T36 w 10944"/>
                            <a:gd name="T38" fmla="+- 0 16344 490"/>
                            <a:gd name="T39" fmla="*/ 16344 h 15874"/>
                            <a:gd name="T40" fmla="+- 0 11424 490"/>
                            <a:gd name="T41" fmla="*/ T40 w 10944"/>
                            <a:gd name="T42" fmla="+- 0 16344 490"/>
                            <a:gd name="T43" fmla="*/ 16344 h 15874"/>
                            <a:gd name="T44" fmla="+- 0 11424 490"/>
                            <a:gd name="T45" fmla="*/ T44 w 10944"/>
                            <a:gd name="T46" fmla="+- 0 499 490"/>
                            <a:gd name="T47" fmla="*/ 499 h 15874"/>
                            <a:gd name="T48" fmla="+- 0 11424 490"/>
                            <a:gd name="T49" fmla="*/ T48 w 10944"/>
                            <a:gd name="T50" fmla="+- 0 490 490"/>
                            <a:gd name="T51" fmla="*/ 490 h 15874"/>
                            <a:gd name="T52" fmla="+- 0 11434 490"/>
                            <a:gd name="T53" fmla="*/ T52 w 10944"/>
                            <a:gd name="T54" fmla="+- 0 499 490"/>
                            <a:gd name="T55" fmla="*/ 499 h 15874"/>
                            <a:gd name="T56" fmla="+- 0 11424 490"/>
                            <a:gd name="T57" fmla="*/ T56 w 10944"/>
                            <a:gd name="T58" fmla="+- 0 499 490"/>
                            <a:gd name="T59" fmla="*/ 499 h 15874"/>
                            <a:gd name="T60" fmla="+- 0 11424 490"/>
                            <a:gd name="T61" fmla="*/ T60 w 10944"/>
                            <a:gd name="T62" fmla="+- 0 16344 490"/>
                            <a:gd name="T63" fmla="*/ 16344 h 15874"/>
                            <a:gd name="T64" fmla="+- 0 11424 490"/>
                            <a:gd name="T65" fmla="*/ T64 w 10944"/>
                            <a:gd name="T66" fmla="+- 0 16354 490"/>
                            <a:gd name="T67" fmla="*/ 16354 h 15874"/>
                            <a:gd name="T68" fmla="+- 0 11424 490"/>
                            <a:gd name="T69" fmla="*/ T68 w 10944"/>
                            <a:gd name="T70" fmla="+- 0 16354 490"/>
                            <a:gd name="T71" fmla="*/ 16354 h 15874"/>
                            <a:gd name="T72" fmla="+- 0 11424 490"/>
                            <a:gd name="T73" fmla="*/ T72 w 10944"/>
                            <a:gd name="T74" fmla="+- 0 16344 490"/>
                            <a:gd name="T75" fmla="*/ 16344 h 15874"/>
                            <a:gd name="T76" fmla="+- 0 11414 490"/>
                            <a:gd name="T77" fmla="*/ T76 w 10944"/>
                            <a:gd name="T78" fmla="+- 0 16344 490"/>
                            <a:gd name="T79" fmla="*/ 16344 h 15874"/>
                            <a:gd name="T80" fmla="+- 0 499 490"/>
                            <a:gd name="T81" fmla="*/ T80 w 10944"/>
                            <a:gd name="T82" fmla="+- 0 16344 490"/>
                            <a:gd name="T83" fmla="*/ 16344 h 15874"/>
                            <a:gd name="T84" fmla="+- 0 490 490"/>
                            <a:gd name="T85" fmla="*/ T84 w 10944"/>
                            <a:gd name="T86" fmla="+- 0 16344 490"/>
                            <a:gd name="T87" fmla="*/ 16344 h 15874"/>
                            <a:gd name="T88" fmla="+- 0 490 490"/>
                            <a:gd name="T89" fmla="*/ T88 w 10944"/>
                            <a:gd name="T90" fmla="+- 0 16354 490"/>
                            <a:gd name="T91" fmla="*/ 16354 h 15874"/>
                            <a:gd name="T92" fmla="+- 0 499 490"/>
                            <a:gd name="T93" fmla="*/ T92 w 10944"/>
                            <a:gd name="T94" fmla="+- 0 16354 490"/>
                            <a:gd name="T95" fmla="*/ 16354 h 15874"/>
                            <a:gd name="T96" fmla="+- 0 499 490"/>
                            <a:gd name="T97" fmla="*/ T96 w 10944"/>
                            <a:gd name="T98" fmla="+- 0 16363 490"/>
                            <a:gd name="T99" fmla="*/ 16363 h 15874"/>
                            <a:gd name="T100" fmla="+- 0 11414 490"/>
                            <a:gd name="T101" fmla="*/ T100 w 10944"/>
                            <a:gd name="T102" fmla="+- 0 16363 490"/>
                            <a:gd name="T103" fmla="*/ 16363 h 15874"/>
                            <a:gd name="T104" fmla="+- 0 11424 490"/>
                            <a:gd name="T105" fmla="*/ T104 w 10944"/>
                            <a:gd name="T106" fmla="+- 0 16363 490"/>
                            <a:gd name="T107" fmla="*/ 16363 h 15874"/>
                            <a:gd name="T108" fmla="+- 0 11434 490"/>
                            <a:gd name="T109" fmla="*/ T108 w 10944"/>
                            <a:gd name="T110" fmla="+- 0 16363 490"/>
                            <a:gd name="T111" fmla="*/ 16363 h 15874"/>
                            <a:gd name="T112" fmla="+- 0 11434 490"/>
                            <a:gd name="T113" fmla="*/ T112 w 10944"/>
                            <a:gd name="T114" fmla="+- 0 16354 490"/>
                            <a:gd name="T115" fmla="*/ 16354 h 15874"/>
                            <a:gd name="T116" fmla="+- 0 11434 490"/>
                            <a:gd name="T117" fmla="*/ T116 w 10944"/>
                            <a:gd name="T118" fmla="+- 0 16344 490"/>
                            <a:gd name="T119" fmla="*/ 16344 h 15874"/>
                            <a:gd name="T120" fmla="+- 0 11434 490"/>
                            <a:gd name="T121" fmla="*/ T120 w 10944"/>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4" h="15874">
                              <a:moveTo>
                                <a:pt x="10934" y="0"/>
                              </a:moveTo>
                              <a:lnTo>
                                <a:pt x="10924" y="0"/>
                              </a:lnTo>
                              <a:lnTo>
                                <a:pt x="9" y="0"/>
                              </a:lnTo>
                              <a:lnTo>
                                <a:pt x="0" y="0"/>
                              </a:lnTo>
                              <a:lnTo>
                                <a:pt x="0" y="9"/>
                              </a:lnTo>
                              <a:lnTo>
                                <a:pt x="0" y="15854"/>
                              </a:lnTo>
                              <a:lnTo>
                                <a:pt x="9" y="15854"/>
                              </a:lnTo>
                              <a:lnTo>
                                <a:pt x="9" y="9"/>
                              </a:lnTo>
                              <a:lnTo>
                                <a:pt x="10924" y="9"/>
                              </a:lnTo>
                              <a:lnTo>
                                <a:pt x="10924" y="15854"/>
                              </a:lnTo>
                              <a:lnTo>
                                <a:pt x="10934" y="15854"/>
                              </a:lnTo>
                              <a:lnTo>
                                <a:pt x="10934" y="9"/>
                              </a:lnTo>
                              <a:lnTo>
                                <a:pt x="10934" y="0"/>
                              </a:lnTo>
                              <a:close/>
                              <a:moveTo>
                                <a:pt x="10944" y="9"/>
                              </a:moveTo>
                              <a:lnTo>
                                <a:pt x="10934" y="9"/>
                              </a:lnTo>
                              <a:lnTo>
                                <a:pt x="10934" y="15854"/>
                              </a:lnTo>
                              <a:lnTo>
                                <a:pt x="10934" y="15864"/>
                              </a:lnTo>
                              <a:lnTo>
                                <a:pt x="10934" y="15854"/>
                              </a:lnTo>
                              <a:lnTo>
                                <a:pt x="10924" y="15854"/>
                              </a:lnTo>
                              <a:lnTo>
                                <a:pt x="9" y="15854"/>
                              </a:lnTo>
                              <a:lnTo>
                                <a:pt x="0" y="15854"/>
                              </a:lnTo>
                              <a:lnTo>
                                <a:pt x="0" y="15864"/>
                              </a:lnTo>
                              <a:lnTo>
                                <a:pt x="9" y="15864"/>
                              </a:lnTo>
                              <a:lnTo>
                                <a:pt x="9" y="15873"/>
                              </a:lnTo>
                              <a:lnTo>
                                <a:pt x="10924" y="15873"/>
                              </a:lnTo>
                              <a:lnTo>
                                <a:pt x="10934" y="15873"/>
                              </a:lnTo>
                              <a:lnTo>
                                <a:pt x="10944" y="15873"/>
                              </a:lnTo>
                              <a:lnTo>
                                <a:pt x="10944" y="15864"/>
                              </a:lnTo>
                              <a:lnTo>
                                <a:pt x="10944" y="15854"/>
                              </a:lnTo>
                              <a:lnTo>
                                <a:pt x="1094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7299C" id="AutoShape 10" o:spid="_x0000_s1026" style="position:absolute;margin-left:24.5pt;margin-top:24.5pt;width:547.2pt;height:793.7pt;z-index:-1589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" path="m10934,r-10,l9,,,,,9,,15854r9,l9,9r10915,l10924,15854r10,l10934,9r,-9xm10944,9r-10,l10934,15854r,10l10934,15854r-10,l9,15854r-9,l,15864r9,l9,15873r10915,l10934,15873r10,l10944,15864r,-10l10944,9xe" fillcolor="black" stroked="f">
                <v:path arrowok="t" o:connecttype="custom" o:connectlocs="6943090,311150;6936740,311150;5715,311150;0,311150;0,316865;0,10378440;5715,10378440;5715,316865;6936740,316865;6936740,10378440;6943090,10378440;6943090,316865;6943090,311150;6949440,316865;6943090,316865;6943090,10378440;6943090,10384790;6943090,10384790;6943090,10378440;6936740,10378440;5715,10378440;0,10378440;0,10384790;5715,10384790;5715,10390505;6936740,10390505;6943090,10390505;6949440,10390505;6949440,10384790;6949440,10378440;6949440,316865" o:connectangles="0,0,0,0,0,0,0,0,0,0,0,0,0,0,0,0,0,0,0,0,0,0,0,0,0,0,0,0,0,0,0"/>
                <w10:wrap anchorx="page" anchory="page"/>
              </v:shape>
            </w:pict>
          </mc:Fallback>
        </mc:AlternateContent>
      </w:r>
      <w:r w:rsidRPr="00CA33E0">
        <w:rPr>
          <w:rFonts w:ascii="Arial" w:eastAsia="Arial" w:hAnsi="Arial" w:cs="Arial"/>
          <w:b/>
          <w:bCs/>
          <w:noProof/>
        </w:rPr>
        <mc:AlternateContent>
          <mc:Choice Requires="wps">
            <w:drawing>
              <wp:anchor distT="0" distB="0" distL="114300" distR="114300" simplePos="0" relativeHeight="487426560" behindDoc="1" locked="0" layoutInCell="1" allowOverlap="1" wp14:anchorId="49C7A8ED" wp14:editId="072B3845">
                <wp:simplePos x="0" y="0"/>
                <wp:positionH relativeFrom="page">
                  <wp:posOffset>311150</wp:posOffset>
                </wp:positionH>
                <wp:positionV relativeFrom="page">
                  <wp:posOffset>311150</wp:posOffset>
                </wp:positionV>
                <wp:extent cx="6949440" cy="10079990"/>
                <wp:effectExtent l="0" t="0" r="0" b="0"/>
                <wp:wrapNone/>
                <wp:docPr id="122124724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0079990"/>
                        </a:xfrm>
                        <a:custGeom>
                          <a:avLst/>
                          <a:gdLst>
                            <a:gd name="T0" fmla="+- 0 11424 490"/>
                            <a:gd name="T1" fmla="*/ T0 w 10944"/>
                            <a:gd name="T2" fmla="+- 0 490 490"/>
                            <a:gd name="T3" fmla="*/ 490 h 15874"/>
                            <a:gd name="T4" fmla="+- 0 11414 490"/>
                            <a:gd name="T5" fmla="*/ T4 w 10944"/>
                            <a:gd name="T6" fmla="+- 0 490 490"/>
                            <a:gd name="T7" fmla="*/ 490 h 15874"/>
                            <a:gd name="T8" fmla="+- 0 499 490"/>
                            <a:gd name="T9" fmla="*/ T8 w 10944"/>
                            <a:gd name="T10" fmla="+- 0 490 490"/>
                            <a:gd name="T11" fmla="*/ 490 h 15874"/>
                            <a:gd name="T12" fmla="+- 0 490 490"/>
                            <a:gd name="T13" fmla="*/ T12 w 10944"/>
                            <a:gd name="T14" fmla="+- 0 490 490"/>
                            <a:gd name="T15" fmla="*/ 490 h 15874"/>
                            <a:gd name="T16" fmla="+- 0 490 490"/>
                            <a:gd name="T17" fmla="*/ T16 w 10944"/>
                            <a:gd name="T18" fmla="+- 0 499 490"/>
                            <a:gd name="T19" fmla="*/ 499 h 15874"/>
                            <a:gd name="T20" fmla="+- 0 490 490"/>
                            <a:gd name="T21" fmla="*/ T20 w 10944"/>
                            <a:gd name="T22" fmla="+- 0 16344 490"/>
                            <a:gd name="T23" fmla="*/ 16344 h 15874"/>
                            <a:gd name="T24" fmla="+- 0 499 490"/>
                            <a:gd name="T25" fmla="*/ T24 w 10944"/>
                            <a:gd name="T26" fmla="+- 0 16344 490"/>
                            <a:gd name="T27" fmla="*/ 16344 h 15874"/>
                            <a:gd name="T28" fmla="+- 0 499 490"/>
                            <a:gd name="T29" fmla="*/ T28 w 10944"/>
                            <a:gd name="T30" fmla="+- 0 499 490"/>
                            <a:gd name="T31" fmla="*/ 499 h 15874"/>
                            <a:gd name="T32" fmla="+- 0 11414 490"/>
                            <a:gd name="T33" fmla="*/ T32 w 10944"/>
                            <a:gd name="T34" fmla="+- 0 499 490"/>
                            <a:gd name="T35" fmla="*/ 499 h 15874"/>
                            <a:gd name="T36" fmla="+- 0 11414 490"/>
                            <a:gd name="T37" fmla="*/ T36 w 10944"/>
                            <a:gd name="T38" fmla="+- 0 16344 490"/>
                            <a:gd name="T39" fmla="*/ 16344 h 15874"/>
                            <a:gd name="T40" fmla="+- 0 11424 490"/>
                            <a:gd name="T41" fmla="*/ T40 w 10944"/>
                            <a:gd name="T42" fmla="+- 0 16344 490"/>
                            <a:gd name="T43" fmla="*/ 16344 h 15874"/>
                            <a:gd name="T44" fmla="+- 0 11424 490"/>
                            <a:gd name="T45" fmla="*/ T44 w 10944"/>
                            <a:gd name="T46" fmla="+- 0 499 490"/>
                            <a:gd name="T47" fmla="*/ 499 h 15874"/>
                            <a:gd name="T48" fmla="+- 0 11424 490"/>
                            <a:gd name="T49" fmla="*/ T48 w 10944"/>
                            <a:gd name="T50" fmla="+- 0 490 490"/>
                            <a:gd name="T51" fmla="*/ 490 h 15874"/>
                            <a:gd name="T52" fmla="+- 0 11434 490"/>
                            <a:gd name="T53" fmla="*/ T52 w 10944"/>
                            <a:gd name="T54" fmla="+- 0 499 490"/>
                            <a:gd name="T55" fmla="*/ 499 h 15874"/>
                            <a:gd name="T56" fmla="+- 0 11424 490"/>
                            <a:gd name="T57" fmla="*/ T56 w 10944"/>
                            <a:gd name="T58" fmla="+- 0 499 490"/>
                            <a:gd name="T59" fmla="*/ 499 h 15874"/>
                            <a:gd name="T60" fmla="+- 0 11424 490"/>
                            <a:gd name="T61" fmla="*/ T60 w 10944"/>
                            <a:gd name="T62" fmla="+- 0 16344 490"/>
                            <a:gd name="T63" fmla="*/ 16344 h 15874"/>
                            <a:gd name="T64" fmla="+- 0 11424 490"/>
                            <a:gd name="T65" fmla="*/ T64 w 10944"/>
                            <a:gd name="T66" fmla="+- 0 16354 490"/>
                            <a:gd name="T67" fmla="*/ 16354 h 15874"/>
                            <a:gd name="T68" fmla="+- 0 11424 490"/>
                            <a:gd name="T69" fmla="*/ T68 w 10944"/>
                            <a:gd name="T70" fmla="+- 0 16354 490"/>
                            <a:gd name="T71" fmla="*/ 16354 h 15874"/>
                            <a:gd name="T72" fmla="+- 0 11424 490"/>
                            <a:gd name="T73" fmla="*/ T72 w 10944"/>
                            <a:gd name="T74" fmla="+- 0 16344 490"/>
                            <a:gd name="T75" fmla="*/ 16344 h 15874"/>
                            <a:gd name="T76" fmla="+- 0 11414 490"/>
                            <a:gd name="T77" fmla="*/ T76 w 10944"/>
                            <a:gd name="T78" fmla="+- 0 16344 490"/>
                            <a:gd name="T79" fmla="*/ 16344 h 15874"/>
                            <a:gd name="T80" fmla="+- 0 499 490"/>
                            <a:gd name="T81" fmla="*/ T80 w 10944"/>
                            <a:gd name="T82" fmla="+- 0 16344 490"/>
                            <a:gd name="T83" fmla="*/ 16344 h 15874"/>
                            <a:gd name="T84" fmla="+- 0 490 490"/>
                            <a:gd name="T85" fmla="*/ T84 w 10944"/>
                            <a:gd name="T86" fmla="+- 0 16344 490"/>
                            <a:gd name="T87" fmla="*/ 16344 h 15874"/>
                            <a:gd name="T88" fmla="+- 0 490 490"/>
                            <a:gd name="T89" fmla="*/ T88 w 10944"/>
                            <a:gd name="T90" fmla="+- 0 16354 490"/>
                            <a:gd name="T91" fmla="*/ 16354 h 15874"/>
                            <a:gd name="T92" fmla="+- 0 499 490"/>
                            <a:gd name="T93" fmla="*/ T92 w 10944"/>
                            <a:gd name="T94" fmla="+- 0 16354 490"/>
                            <a:gd name="T95" fmla="*/ 16354 h 15874"/>
                            <a:gd name="T96" fmla="+- 0 499 490"/>
                            <a:gd name="T97" fmla="*/ T96 w 10944"/>
                            <a:gd name="T98" fmla="+- 0 16363 490"/>
                            <a:gd name="T99" fmla="*/ 16363 h 15874"/>
                            <a:gd name="T100" fmla="+- 0 11414 490"/>
                            <a:gd name="T101" fmla="*/ T100 w 10944"/>
                            <a:gd name="T102" fmla="+- 0 16363 490"/>
                            <a:gd name="T103" fmla="*/ 16363 h 15874"/>
                            <a:gd name="T104" fmla="+- 0 11424 490"/>
                            <a:gd name="T105" fmla="*/ T104 w 10944"/>
                            <a:gd name="T106" fmla="+- 0 16363 490"/>
                            <a:gd name="T107" fmla="*/ 16363 h 15874"/>
                            <a:gd name="T108" fmla="+- 0 11434 490"/>
                            <a:gd name="T109" fmla="*/ T108 w 10944"/>
                            <a:gd name="T110" fmla="+- 0 16363 490"/>
                            <a:gd name="T111" fmla="*/ 16363 h 15874"/>
                            <a:gd name="T112" fmla="+- 0 11434 490"/>
                            <a:gd name="T113" fmla="*/ T112 w 10944"/>
                            <a:gd name="T114" fmla="+- 0 16354 490"/>
                            <a:gd name="T115" fmla="*/ 16354 h 15874"/>
                            <a:gd name="T116" fmla="+- 0 11434 490"/>
                            <a:gd name="T117" fmla="*/ T116 w 10944"/>
                            <a:gd name="T118" fmla="+- 0 16344 490"/>
                            <a:gd name="T119" fmla="*/ 16344 h 15874"/>
                            <a:gd name="T120" fmla="+- 0 11434 490"/>
                            <a:gd name="T121" fmla="*/ T120 w 10944"/>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4" h="15874">
                              <a:moveTo>
                                <a:pt x="10934" y="0"/>
                              </a:moveTo>
                              <a:lnTo>
                                <a:pt x="10924" y="0"/>
                              </a:lnTo>
                              <a:lnTo>
                                <a:pt x="9" y="0"/>
                              </a:lnTo>
                              <a:lnTo>
                                <a:pt x="0" y="0"/>
                              </a:lnTo>
                              <a:lnTo>
                                <a:pt x="0" y="9"/>
                              </a:lnTo>
                              <a:lnTo>
                                <a:pt x="0" y="15854"/>
                              </a:lnTo>
                              <a:lnTo>
                                <a:pt x="9" y="15854"/>
                              </a:lnTo>
                              <a:lnTo>
                                <a:pt x="9" y="9"/>
                              </a:lnTo>
                              <a:lnTo>
                                <a:pt x="10924" y="9"/>
                              </a:lnTo>
                              <a:lnTo>
                                <a:pt x="10924" y="15854"/>
                              </a:lnTo>
                              <a:lnTo>
                                <a:pt x="10934" y="15854"/>
                              </a:lnTo>
                              <a:lnTo>
                                <a:pt x="10934" y="9"/>
                              </a:lnTo>
                              <a:lnTo>
                                <a:pt x="10934" y="0"/>
                              </a:lnTo>
                              <a:close/>
                              <a:moveTo>
                                <a:pt x="10944" y="9"/>
                              </a:moveTo>
                              <a:lnTo>
                                <a:pt x="10934" y="9"/>
                              </a:lnTo>
                              <a:lnTo>
                                <a:pt x="10934" y="15854"/>
                              </a:lnTo>
                              <a:lnTo>
                                <a:pt x="10934" y="15864"/>
                              </a:lnTo>
                              <a:lnTo>
                                <a:pt x="10934" y="15854"/>
                              </a:lnTo>
                              <a:lnTo>
                                <a:pt x="10924" y="15854"/>
                              </a:lnTo>
                              <a:lnTo>
                                <a:pt x="9" y="15854"/>
                              </a:lnTo>
                              <a:lnTo>
                                <a:pt x="0" y="15854"/>
                              </a:lnTo>
                              <a:lnTo>
                                <a:pt x="0" y="15864"/>
                              </a:lnTo>
                              <a:lnTo>
                                <a:pt x="9" y="15864"/>
                              </a:lnTo>
                              <a:lnTo>
                                <a:pt x="9" y="15873"/>
                              </a:lnTo>
                              <a:lnTo>
                                <a:pt x="10924" y="15873"/>
                              </a:lnTo>
                              <a:lnTo>
                                <a:pt x="10934" y="15873"/>
                              </a:lnTo>
                              <a:lnTo>
                                <a:pt x="10944" y="15873"/>
                              </a:lnTo>
                              <a:lnTo>
                                <a:pt x="10944" y="15864"/>
                              </a:lnTo>
                              <a:lnTo>
                                <a:pt x="10944" y="15854"/>
                              </a:lnTo>
                              <a:lnTo>
                                <a:pt x="1094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B84BA" id="AutoShape 8" o:spid="_x0000_s1026" style="position:absolute;margin-left:24.5pt;margin-top:24.5pt;width:547.2pt;height:793.7pt;z-index:-1588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" path="m10934,r-10,l9,,,,,9,,15854r9,l9,9r10915,l10924,15854r10,l10934,9r,-9xm10944,9r-10,l10934,15854r,10l10934,15854r-10,l9,15854r-9,l,15864r9,l9,15873r10915,l10934,15873r10,l10944,15864r,-10l10944,9xe" fillcolor="black" stroked="f">
                <v:path arrowok="t" o:connecttype="custom" o:connectlocs="6943090,311150;6936740,311150;5715,311150;0,311150;0,316865;0,10378440;5715,10378440;5715,316865;6936740,316865;6936740,10378440;6943090,10378440;6943090,316865;6943090,311150;6949440,316865;6943090,316865;6943090,10378440;6943090,10384790;6943090,10384790;6943090,10378440;6936740,10378440;5715,10378440;0,10378440;0,10384790;5715,10384790;5715,10390505;6936740,10390505;6943090,10390505;6949440,10390505;6949440,10384790;6949440,10378440;6949440,316865" o:connectangles="0,0,0,0,0,0,0,0,0,0,0,0,0,0,0,0,0,0,0,0,0,0,0,0,0,0,0,0,0,0,0"/>
                <w10:wrap anchorx="page" anchory="page"/>
              </v:shape>
            </w:pict>
          </mc:Fallback>
        </mc:AlternateContent>
      </w:r>
      <w:r w:rsidRPr="00CA33E0">
        <w:rPr>
          <w:rFonts w:ascii="Arial" w:eastAsia="Arial" w:hAnsi="Arial" w:cs="Arial"/>
          <w:b/>
          <w:bCs/>
        </w:rPr>
        <w:t xml:space="preserve">3.1 </w:t>
      </w:r>
      <w:r w:rsidR="006A2763" w:rsidRPr="00CA33E0">
        <w:rPr>
          <w:rFonts w:ascii="Arial" w:eastAsia="Arial" w:hAnsi="Arial" w:cs="Arial"/>
          <w:b/>
          <w:bCs/>
        </w:rPr>
        <w:t>SCREENSHOTS OF RUNNING</w:t>
      </w:r>
      <w:r w:rsidR="00B209C3" w:rsidRPr="00CA33E0">
        <w:rPr>
          <w:rFonts w:ascii="Arial" w:eastAsia="Arial" w:hAnsi="Arial" w:cs="Arial"/>
          <w:b/>
          <w:bCs/>
        </w:rPr>
        <w:t xml:space="preserve"> </w:t>
      </w:r>
      <w:r w:rsidR="006A2763" w:rsidRPr="00CA33E0">
        <w:rPr>
          <w:rFonts w:ascii="Arial" w:eastAsia="Arial" w:hAnsi="Arial" w:cs="Arial"/>
          <w:b/>
          <w:bCs/>
        </w:rPr>
        <w:t>PROJECT</w:t>
      </w:r>
    </w:p>
    <w:p w14:paraId="5CEA8C45" w14:textId="1EC07B92" w:rsidR="003A62A9" w:rsidRDefault="006A2763" w:rsidP="00B209C3">
      <w:pPr>
        <w:spacing w:before="315"/>
        <w:ind w:firstLine="639"/>
        <w:rPr>
          <w:rFonts w:ascii="Arial"/>
          <w:b/>
          <w:sz w:val="36"/>
        </w:rPr>
      </w:pPr>
      <w:r w:rsidRPr="00BC57D6">
        <w:rPr>
          <w:rFonts w:ascii="Arial"/>
          <w:b/>
          <w:sz w:val="24"/>
          <w:szCs w:val="24"/>
        </w:rPr>
        <w:t>Screenshot</w:t>
      </w:r>
      <w:r w:rsidRPr="00BC57D6">
        <w:rPr>
          <w:rFonts w:ascii="Arial"/>
          <w:b/>
          <w:spacing w:val="-5"/>
          <w:sz w:val="24"/>
          <w:szCs w:val="24"/>
        </w:rPr>
        <w:t xml:space="preserve"> </w:t>
      </w:r>
      <w:r w:rsidRPr="00BC57D6">
        <w:rPr>
          <w:rFonts w:ascii="Arial"/>
          <w:b/>
          <w:sz w:val="24"/>
          <w:szCs w:val="24"/>
        </w:rPr>
        <w:t>1</w:t>
      </w:r>
      <w:r>
        <w:rPr>
          <w:rFonts w:ascii="Arial"/>
          <w:b/>
          <w:sz w:val="36"/>
        </w:rPr>
        <w:t>-</w:t>
      </w:r>
    </w:p>
    <w:p w14:paraId="2D140D22" w14:textId="08C593B7" w:rsidR="003A62A9" w:rsidRDefault="003A62A9">
      <w:pPr>
        <w:pStyle w:val="BodyText"/>
        <w:spacing w:before="2"/>
        <w:rPr>
          <w:rFonts w:ascii="Arial"/>
          <w:b/>
          <w:sz w:val="24"/>
        </w:rPr>
      </w:pPr>
    </w:p>
    <w:p w14:paraId="75489190" w14:textId="4E724A43" w:rsidR="003A62A9" w:rsidRDefault="00B209C3" w:rsidP="00CA33E0">
      <w:pPr>
        <w:pStyle w:val="BodyText"/>
        <w:ind w:left="284"/>
        <w:rPr>
          <w:rFonts w:ascii="Arial"/>
          <w:b/>
          <w:sz w:val="40"/>
        </w:rPr>
      </w:pPr>
      <w:r>
        <w:rPr>
          <w:rFonts w:ascii="Arial"/>
          <w:b/>
          <w:noProof/>
          <w:sz w:val="40"/>
        </w:rPr>
        <w:drawing>
          <wp:inline distT="0" distB="0" distL="0" distR="0" wp14:anchorId="637FABDA" wp14:editId="4350AE5B">
            <wp:extent cx="5692140" cy="3074533"/>
            <wp:effectExtent l="0" t="0" r="3810" b="0"/>
            <wp:docPr id="904745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1866" cy="3085188"/>
                    </a:xfrm>
                    <a:prstGeom prst="rect">
                      <a:avLst/>
                    </a:prstGeom>
                    <a:noFill/>
                    <a:ln>
                      <a:noFill/>
                    </a:ln>
                  </pic:spPr>
                </pic:pic>
              </a:graphicData>
            </a:graphic>
          </wp:inline>
        </w:drawing>
      </w:r>
    </w:p>
    <w:p w14:paraId="7C0534B3" w14:textId="77777777" w:rsidR="003A62A9" w:rsidRDefault="003A62A9">
      <w:pPr>
        <w:pStyle w:val="BodyText"/>
        <w:spacing w:before="10"/>
        <w:rPr>
          <w:rFonts w:ascii="Arial"/>
          <w:b/>
          <w:sz w:val="36"/>
        </w:rPr>
      </w:pPr>
    </w:p>
    <w:p w14:paraId="594BF073" w14:textId="174D745F" w:rsidR="003A62A9" w:rsidRDefault="006A2763" w:rsidP="00CA33E0">
      <w:pPr>
        <w:pStyle w:val="Heading3"/>
        <w:ind w:left="426" w:firstLine="639"/>
        <w:sectPr w:rsidR="003A62A9" w:rsidSect="008E1917">
          <w:pgSz w:w="11920" w:h="16850"/>
          <w:pgMar w:top="1420" w:right="640" w:bottom="520" w:left="800" w:header="0" w:footer="333" w:gutter="0"/>
          <w:pgBorders w:offsetFrom="page">
            <w:top w:val="single" w:sz="4" w:space="24" w:color="auto"/>
            <w:left w:val="single" w:sz="4" w:space="24" w:color="auto"/>
            <w:bottom w:val="single" w:sz="4" w:space="24" w:color="auto"/>
            <w:right w:val="single" w:sz="4" w:space="24" w:color="auto"/>
          </w:pgBorders>
          <w:cols w:space="720"/>
        </w:sectPr>
      </w:pPr>
      <w:proofErr w:type="gramStart"/>
      <w:r w:rsidRPr="00BC57D6">
        <w:rPr>
          <w:sz w:val="24"/>
          <w:szCs w:val="24"/>
        </w:rPr>
        <w:t>Screenshot</w:t>
      </w:r>
      <w:r w:rsidRPr="00BC57D6">
        <w:rPr>
          <w:spacing w:val="-19"/>
          <w:sz w:val="24"/>
          <w:szCs w:val="24"/>
        </w:rPr>
        <w:t xml:space="preserve"> </w:t>
      </w:r>
      <w:r w:rsidR="002166FB" w:rsidRPr="00BC57D6">
        <w:rPr>
          <w:spacing w:val="-19"/>
          <w:sz w:val="24"/>
          <w:szCs w:val="24"/>
        </w:rPr>
        <w:t xml:space="preserve"> </w:t>
      </w:r>
      <w:r w:rsidR="002166FB" w:rsidRPr="00BC57D6">
        <w:rPr>
          <w:sz w:val="24"/>
          <w:szCs w:val="24"/>
        </w:rPr>
        <w:t>2</w:t>
      </w:r>
      <w:proofErr w:type="gramEnd"/>
      <w:r w:rsidRPr="002166FB">
        <w:rPr>
          <w:sz w:val="32"/>
          <w:szCs w:val="32"/>
        </w:rPr>
        <w:t>-</w:t>
      </w:r>
      <w:r w:rsidR="00B209C3">
        <w:rPr>
          <w:b w:val="0"/>
          <w:noProof/>
          <w:sz w:val="40"/>
        </w:rPr>
        <w:drawing>
          <wp:inline distT="0" distB="0" distL="0" distR="0" wp14:anchorId="06E14E7D" wp14:editId="40BF59B3">
            <wp:extent cx="5684520" cy="2702915"/>
            <wp:effectExtent l="0" t="0" r="0" b="2540"/>
            <wp:docPr id="96790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6837" cy="2713526"/>
                    </a:xfrm>
                    <a:prstGeom prst="rect">
                      <a:avLst/>
                    </a:prstGeom>
                    <a:noFill/>
                    <a:ln>
                      <a:noFill/>
                    </a:ln>
                  </pic:spPr>
                </pic:pic>
              </a:graphicData>
            </a:graphic>
          </wp:inline>
        </w:drawing>
      </w:r>
    </w:p>
    <w:p w14:paraId="51545520" w14:textId="56FF7AE2" w:rsidR="003A62A9" w:rsidRPr="00BC57D6" w:rsidRDefault="00CA33E0" w:rsidP="002166FB">
      <w:pPr>
        <w:pStyle w:val="Heading3"/>
        <w:ind w:left="740" w:firstLine="394"/>
        <w:rPr>
          <w:spacing w:val="-1"/>
          <w:sz w:val="24"/>
          <w:szCs w:val="24"/>
        </w:rPr>
      </w:pPr>
      <w:r w:rsidRPr="00BC57D6">
        <w:rPr>
          <w:noProof/>
          <w:spacing w:val="-1"/>
          <w:sz w:val="24"/>
          <w:szCs w:val="24"/>
        </w:rPr>
        <w:lastRenderedPageBreak/>
        <mc:AlternateContent>
          <mc:Choice Requires="wps">
            <w:drawing>
              <wp:anchor distT="0" distB="0" distL="114300" distR="114300" simplePos="0" relativeHeight="487428096" behindDoc="1" locked="0" layoutInCell="1" allowOverlap="1" wp14:anchorId="5759EC9E" wp14:editId="01E205A7">
                <wp:simplePos x="0" y="0"/>
                <wp:positionH relativeFrom="page">
                  <wp:posOffset>311150</wp:posOffset>
                </wp:positionH>
                <wp:positionV relativeFrom="page">
                  <wp:posOffset>311150</wp:posOffset>
                </wp:positionV>
                <wp:extent cx="6949440" cy="10079990"/>
                <wp:effectExtent l="0" t="0" r="0" b="0"/>
                <wp:wrapNone/>
                <wp:docPr id="111649257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0079990"/>
                        </a:xfrm>
                        <a:custGeom>
                          <a:avLst/>
                          <a:gdLst>
                            <a:gd name="T0" fmla="+- 0 11424 490"/>
                            <a:gd name="T1" fmla="*/ T0 w 10944"/>
                            <a:gd name="T2" fmla="+- 0 490 490"/>
                            <a:gd name="T3" fmla="*/ 490 h 15874"/>
                            <a:gd name="T4" fmla="+- 0 11414 490"/>
                            <a:gd name="T5" fmla="*/ T4 w 10944"/>
                            <a:gd name="T6" fmla="+- 0 490 490"/>
                            <a:gd name="T7" fmla="*/ 490 h 15874"/>
                            <a:gd name="T8" fmla="+- 0 499 490"/>
                            <a:gd name="T9" fmla="*/ T8 w 10944"/>
                            <a:gd name="T10" fmla="+- 0 490 490"/>
                            <a:gd name="T11" fmla="*/ 490 h 15874"/>
                            <a:gd name="T12" fmla="+- 0 490 490"/>
                            <a:gd name="T13" fmla="*/ T12 w 10944"/>
                            <a:gd name="T14" fmla="+- 0 490 490"/>
                            <a:gd name="T15" fmla="*/ 490 h 15874"/>
                            <a:gd name="T16" fmla="+- 0 490 490"/>
                            <a:gd name="T17" fmla="*/ T16 w 10944"/>
                            <a:gd name="T18" fmla="+- 0 499 490"/>
                            <a:gd name="T19" fmla="*/ 499 h 15874"/>
                            <a:gd name="T20" fmla="+- 0 490 490"/>
                            <a:gd name="T21" fmla="*/ T20 w 10944"/>
                            <a:gd name="T22" fmla="+- 0 16344 490"/>
                            <a:gd name="T23" fmla="*/ 16344 h 15874"/>
                            <a:gd name="T24" fmla="+- 0 499 490"/>
                            <a:gd name="T25" fmla="*/ T24 w 10944"/>
                            <a:gd name="T26" fmla="+- 0 16344 490"/>
                            <a:gd name="T27" fmla="*/ 16344 h 15874"/>
                            <a:gd name="T28" fmla="+- 0 499 490"/>
                            <a:gd name="T29" fmla="*/ T28 w 10944"/>
                            <a:gd name="T30" fmla="+- 0 499 490"/>
                            <a:gd name="T31" fmla="*/ 499 h 15874"/>
                            <a:gd name="T32" fmla="+- 0 11414 490"/>
                            <a:gd name="T33" fmla="*/ T32 w 10944"/>
                            <a:gd name="T34" fmla="+- 0 499 490"/>
                            <a:gd name="T35" fmla="*/ 499 h 15874"/>
                            <a:gd name="T36" fmla="+- 0 11414 490"/>
                            <a:gd name="T37" fmla="*/ T36 w 10944"/>
                            <a:gd name="T38" fmla="+- 0 16344 490"/>
                            <a:gd name="T39" fmla="*/ 16344 h 15874"/>
                            <a:gd name="T40" fmla="+- 0 11424 490"/>
                            <a:gd name="T41" fmla="*/ T40 w 10944"/>
                            <a:gd name="T42" fmla="+- 0 16344 490"/>
                            <a:gd name="T43" fmla="*/ 16344 h 15874"/>
                            <a:gd name="T44" fmla="+- 0 11424 490"/>
                            <a:gd name="T45" fmla="*/ T44 w 10944"/>
                            <a:gd name="T46" fmla="+- 0 499 490"/>
                            <a:gd name="T47" fmla="*/ 499 h 15874"/>
                            <a:gd name="T48" fmla="+- 0 11424 490"/>
                            <a:gd name="T49" fmla="*/ T48 w 10944"/>
                            <a:gd name="T50" fmla="+- 0 490 490"/>
                            <a:gd name="T51" fmla="*/ 490 h 15874"/>
                            <a:gd name="T52" fmla="+- 0 11434 490"/>
                            <a:gd name="T53" fmla="*/ T52 w 10944"/>
                            <a:gd name="T54" fmla="+- 0 499 490"/>
                            <a:gd name="T55" fmla="*/ 499 h 15874"/>
                            <a:gd name="T56" fmla="+- 0 11424 490"/>
                            <a:gd name="T57" fmla="*/ T56 w 10944"/>
                            <a:gd name="T58" fmla="+- 0 499 490"/>
                            <a:gd name="T59" fmla="*/ 499 h 15874"/>
                            <a:gd name="T60" fmla="+- 0 11424 490"/>
                            <a:gd name="T61" fmla="*/ T60 w 10944"/>
                            <a:gd name="T62" fmla="+- 0 16344 490"/>
                            <a:gd name="T63" fmla="*/ 16344 h 15874"/>
                            <a:gd name="T64" fmla="+- 0 11424 490"/>
                            <a:gd name="T65" fmla="*/ T64 w 10944"/>
                            <a:gd name="T66" fmla="+- 0 16354 490"/>
                            <a:gd name="T67" fmla="*/ 16354 h 15874"/>
                            <a:gd name="T68" fmla="+- 0 11424 490"/>
                            <a:gd name="T69" fmla="*/ T68 w 10944"/>
                            <a:gd name="T70" fmla="+- 0 16354 490"/>
                            <a:gd name="T71" fmla="*/ 16354 h 15874"/>
                            <a:gd name="T72" fmla="+- 0 11424 490"/>
                            <a:gd name="T73" fmla="*/ T72 w 10944"/>
                            <a:gd name="T74" fmla="+- 0 16344 490"/>
                            <a:gd name="T75" fmla="*/ 16344 h 15874"/>
                            <a:gd name="T76" fmla="+- 0 11414 490"/>
                            <a:gd name="T77" fmla="*/ T76 w 10944"/>
                            <a:gd name="T78" fmla="+- 0 16344 490"/>
                            <a:gd name="T79" fmla="*/ 16344 h 15874"/>
                            <a:gd name="T80" fmla="+- 0 499 490"/>
                            <a:gd name="T81" fmla="*/ T80 w 10944"/>
                            <a:gd name="T82" fmla="+- 0 16344 490"/>
                            <a:gd name="T83" fmla="*/ 16344 h 15874"/>
                            <a:gd name="T84" fmla="+- 0 490 490"/>
                            <a:gd name="T85" fmla="*/ T84 w 10944"/>
                            <a:gd name="T86" fmla="+- 0 16344 490"/>
                            <a:gd name="T87" fmla="*/ 16344 h 15874"/>
                            <a:gd name="T88" fmla="+- 0 490 490"/>
                            <a:gd name="T89" fmla="*/ T88 w 10944"/>
                            <a:gd name="T90" fmla="+- 0 16354 490"/>
                            <a:gd name="T91" fmla="*/ 16354 h 15874"/>
                            <a:gd name="T92" fmla="+- 0 499 490"/>
                            <a:gd name="T93" fmla="*/ T92 w 10944"/>
                            <a:gd name="T94" fmla="+- 0 16354 490"/>
                            <a:gd name="T95" fmla="*/ 16354 h 15874"/>
                            <a:gd name="T96" fmla="+- 0 499 490"/>
                            <a:gd name="T97" fmla="*/ T96 w 10944"/>
                            <a:gd name="T98" fmla="+- 0 16363 490"/>
                            <a:gd name="T99" fmla="*/ 16363 h 15874"/>
                            <a:gd name="T100" fmla="+- 0 11414 490"/>
                            <a:gd name="T101" fmla="*/ T100 w 10944"/>
                            <a:gd name="T102" fmla="+- 0 16363 490"/>
                            <a:gd name="T103" fmla="*/ 16363 h 15874"/>
                            <a:gd name="T104" fmla="+- 0 11424 490"/>
                            <a:gd name="T105" fmla="*/ T104 w 10944"/>
                            <a:gd name="T106" fmla="+- 0 16363 490"/>
                            <a:gd name="T107" fmla="*/ 16363 h 15874"/>
                            <a:gd name="T108" fmla="+- 0 11434 490"/>
                            <a:gd name="T109" fmla="*/ T108 w 10944"/>
                            <a:gd name="T110" fmla="+- 0 16363 490"/>
                            <a:gd name="T111" fmla="*/ 16363 h 15874"/>
                            <a:gd name="T112" fmla="+- 0 11434 490"/>
                            <a:gd name="T113" fmla="*/ T112 w 10944"/>
                            <a:gd name="T114" fmla="+- 0 16354 490"/>
                            <a:gd name="T115" fmla="*/ 16354 h 15874"/>
                            <a:gd name="T116" fmla="+- 0 11434 490"/>
                            <a:gd name="T117" fmla="*/ T116 w 10944"/>
                            <a:gd name="T118" fmla="+- 0 16344 490"/>
                            <a:gd name="T119" fmla="*/ 16344 h 15874"/>
                            <a:gd name="T120" fmla="+- 0 11434 490"/>
                            <a:gd name="T121" fmla="*/ T120 w 10944"/>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4" h="15874">
                              <a:moveTo>
                                <a:pt x="10934" y="0"/>
                              </a:moveTo>
                              <a:lnTo>
                                <a:pt x="10924" y="0"/>
                              </a:lnTo>
                              <a:lnTo>
                                <a:pt x="9" y="0"/>
                              </a:lnTo>
                              <a:lnTo>
                                <a:pt x="0" y="0"/>
                              </a:lnTo>
                              <a:lnTo>
                                <a:pt x="0" y="9"/>
                              </a:lnTo>
                              <a:lnTo>
                                <a:pt x="0" y="15854"/>
                              </a:lnTo>
                              <a:lnTo>
                                <a:pt x="9" y="15854"/>
                              </a:lnTo>
                              <a:lnTo>
                                <a:pt x="9" y="9"/>
                              </a:lnTo>
                              <a:lnTo>
                                <a:pt x="10924" y="9"/>
                              </a:lnTo>
                              <a:lnTo>
                                <a:pt x="10924" y="15854"/>
                              </a:lnTo>
                              <a:lnTo>
                                <a:pt x="10934" y="15854"/>
                              </a:lnTo>
                              <a:lnTo>
                                <a:pt x="10934" y="9"/>
                              </a:lnTo>
                              <a:lnTo>
                                <a:pt x="10934" y="0"/>
                              </a:lnTo>
                              <a:close/>
                              <a:moveTo>
                                <a:pt x="10944" y="9"/>
                              </a:moveTo>
                              <a:lnTo>
                                <a:pt x="10934" y="9"/>
                              </a:lnTo>
                              <a:lnTo>
                                <a:pt x="10934" y="15854"/>
                              </a:lnTo>
                              <a:lnTo>
                                <a:pt x="10934" y="15864"/>
                              </a:lnTo>
                              <a:lnTo>
                                <a:pt x="10934" y="15854"/>
                              </a:lnTo>
                              <a:lnTo>
                                <a:pt x="10924" y="15854"/>
                              </a:lnTo>
                              <a:lnTo>
                                <a:pt x="9" y="15854"/>
                              </a:lnTo>
                              <a:lnTo>
                                <a:pt x="0" y="15854"/>
                              </a:lnTo>
                              <a:lnTo>
                                <a:pt x="0" y="15864"/>
                              </a:lnTo>
                              <a:lnTo>
                                <a:pt x="9" y="15864"/>
                              </a:lnTo>
                              <a:lnTo>
                                <a:pt x="9" y="15873"/>
                              </a:lnTo>
                              <a:lnTo>
                                <a:pt x="10924" y="15873"/>
                              </a:lnTo>
                              <a:lnTo>
                                <a:pt x="10934" y="15873"/>
                              </a:lnTo>
                              <a:lnTo>
                                <a:pt x="10944" y="15873"/>
                              </a:lnTo>
                              <a:lnTo>
                                <a:pt x="10944" y="15864"/>
                              </a:lnTo>
                              <a:lnTo>
                                <a:pt x="10944" y="15854"/>
                              </a:lnTo>
                              <a:lnTo>
                                <a:pt x="1094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10844" id="AutoShape 7" o:spid="_x0000_s1026" style="position:absolute;margin-left:24.5pt;margin-top:24.5pt;width:547.2pt;height:793.7pt;z-index:-1588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" path="m10934,r-10,l9,,,,,9,,15854r9,l9,9r10915,l10924,15854r10,l10934,9r,-9xm10944,9r-10,l10934,15854r,10l10934,15854r-10,l9,15854r-9,l,15864r9,l9,15873r10915,l10934,15873r10,l10944,15864r,-10l10944,9xe" fillcolor="black" stroked="f">
                <v:path arrowok="t" o:connecttype="custom" o:connectlocs="6943090,311150;6936740,311150;5715,311150;0,311150;0,316865;0,10378440;5715,10378440;5715,316865;6936740,316865;6936740,10378440;6943090,10378440;6943090,316865;6943090,311150;6949440,316865;6943090,316865;6943090,10378440;6943090,10384790;6943090,10384790;6943090,10378440;6936740,10378440;5715,10378440;0,10378440;0,10384790;5715,10384790;5715,10390505;6936740,10390505;6943090,10390505;6949440,10390505;6949440,10384790;6949440,10378440;6949440,316865" o:connectangles="0,0,0,0,0,0,0,0,0,0,0,0,0,0,0,0,0,0,0,0,0,0,0,0,0,0,0,0,0,0,0"/>
                <w10:wrap anchorx="page" anchory="page"/>
              </v:shape>
            </w:pict>
          </mc:Fallback>
        </mc:AlternateContent>
      </w:r>
      <w:r w:rsidR="006A2763" w:rsidRPr="00BC57D6">
        <w:rPr>
          <w:spacing w:val="-1"/>
          <w:sz w:val="24"/>
          <w:szCs w:val="24"/>
        </w:rPr>
        <w:t xml:space="preserve">Screenshot </w:t>
      </w:r>
      <w:r w:rsidR="002166FB" w:rsidRPr="00BC57D6">
        <w:rPr>
          <w:spacing w:val="-1"/>
          <w:sz w:val="24"/>
          <w:szCs w:val="24"/>
        </w:rPr>
        <w:t>3</w:t>
      </w:r>
      <w:r w:rsidR="006A2763" w:rsidRPr="00BC57D6">
        <w:rPr>
          <w:spacing w:val="-1"/>
          <w:sz w:val="24"/>
          <w:szCs w:val="24"/>
        </w:rPr>
        <w:t>-</w:t>
      </w:r>
    </w:p>
    <w:p w14:paraId="2B52954D" w14:textId="77777777" w:rsidR="003A62A9" w:rsidRDefault="003A62A9">
      <w:pPr>
        <w:pStyle w:val="BodyText"/>
        <w:rPr>
          <w:rFonts w:ascii="Arial"/>
          <w:b/>
          <w:sz w:val="40"/>
        </w:rPr>
      </w:pPr>
    </w:p>
    <w:p w14:paraId="1A367B4C" w14:textId="2A75D8DA" w:rsidR="003A62A9" w:rsidRDefault="00B209C3" w:rsidP="00CA33E0">
      <w:pPr>
        <w:pStyle w:val="BodyText"/>
        <w:spacing w:before="2"/>
        <w:ind w:left="426"/>
        <w:rPr>
          <w:rFonts w:ascii="Arial"/>
          <w:b/>
          <w:sz w:val="41"/>
        </w:rPr>
      </w:pPr>
      <w:r>
        <w:rPr>
          <w:rFonts w:ascii="Arial"/>
          <w:b/>
          <w:noProof/>
          <w:sz w:val="41"/>
        </w:rPr>
        <w:drawing>
          <wp:inline distT="0" distB="0" distL="0" distR="0" wp14:anchorId="262D6189" wp14:editId="3A0C2AA6">
            <wp:extent cx="6141720" cy="2843672"/>
            <wp:effectExtent l="0" t="0" r="0" b="0"/>
            <wp:docPr id="1334771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2239" cy="2848542"/>
                    </a:xfrm>
                    <a:prstGeom prst="rect">
                      <a:avLst/>
                    </a:prstGeom>
                    <a:noFill/>
                    <a:ln>
                      <a:noFill/>
                    </a:ln>
                  </pic:spPr>
                </pic:pic>
              </a:graphicData>
            </a:graphic>
          </wp:inline>
        </w:drawing>
      </w:r>
    </w:p>
    <w:p w14:paraId="6A6134DE" w14:textId="77777777" w:rsidR="00B209C3" w:rsidRDefault="00B209C3" w:rsidP="00BA4A1C">
      <w:pPr>
        <w:pStyle w:val="Heading3"/>
        <w:ind w:left="740" w:firstLine="394"/>
        <w:rPr>
          <w:spacing w:val="-1"/>
        </w:rPr>
      </w:pPr>
    </w:p>
    <w:p w14:paraId="6CB35CEB" w14:textId="77777777" w:rsidR="00B209C3" w:rsidRDefault="00B209C3" w:rsidP="00BA4A1C">
      <w:pPr>
        <w:pStyle w:val="Heading3"/>
        <w:ind w:left="740" w:firstLine="394"/>
        <w:rPr>
          <w:spacing w:val="-1"/>
        </w:rPr>
      </w:pPr>
    </w:p>
    <w:p w14:paraId="0B621239" w14:textId="77777777" w:rsidR="00B209C3" w:rsidRDefault="00B209C3" w:rsidP="00BA4A1C">
      <w:pPr>
        <w:pStyle w:val="Heading3"/>
        <w:ind w:left="740" w:firstLine="394"/>
        <w:rPr>
          <w:spacing w:val="-1"/>
        </w:rPr>
      </w:pPr>
    </w:p>
    <w:p w14:paraId="3724E1A9" w14:textId="2A49A64F" w:rsidR="003A62A9" w:rsidRPr="00BC57D6" w:rsidRDefault="006A2763" w:rsidP="00BA4A1C">
      <w:pPr>
        <w:pStyle w:val="Heading3"/>
        <w:ind w:left="740" w:firstLine="394"/>
        <w:rPr>
          <w:spacing w:val="-1"/>
          <w:sz w:val="24"/>
          <w:szCs w:val="24"/>
        </w:rPr>
      </w:pPr>
      <w:r w:rsidRPr="00BC57D6">
        <w:rPr>
          <w:spacing w:val="-1"/>
          <w:sz w:val="24"/>
          <w:szCs w:val="24"/>
        </w:rPr>
        <w:t xml:space="preserve">Screenshot </w:t>
      </w:r>
      <w:r w:rsidR="002166FB" w:rsidRPr="00BC57D6">
        <w:rPr>
          <w:spacing w:val="-1"/>
          <w:sz w:val="24"/>
          <w:szCs w:val="24"/>
        </w:rPr>
        <w:t>4</w:t>
      </w:r>
      <w:r w:rsidRPr="00BC57D6">
        <w:rPr>
          <w:spacing w:val="-1"/>
          <w:sz w:val="24"/>
          <w:szCs w:val="24"/>
        </w:rPr>
        <w:t>-</w:t>
      </w:r>
    </w:p>
    <w:p w14:paraId="1CF1DC13" w14:textId="50305C7D" w:rsidR="003A62A9" w:rsidRDefault="003A62A9">
      <w:pPr>
        <w:pStyle w:val="BodyText"/>
        <w:spacing w:before="6"/>
        <w:rPr>
          <w:rFonts w:ascii="Arial"/>
          <w:b/>
          <w:sz w:val="16"/>
        </w:rPr>
      </w:pPr>
    </w:p>
    <w:p w14:paraId="3192F4D3" w14:textId="77777777" w:rsidR="003A62A9" w:rsidRDefault="00B209C3" w:rsidP="00CA33E0">
      <w:pPr>
        <w:ind w:left="426"/>
        <w:rPr>
          <w:rFonts w:ascii="Arial"/>
          <w:b/>
          <w:noProof/>
          <w:sz w:val="41"/>
        </w:rPr>
      </w:pPr>
      <w:r>
        <w:rPr>
          <w:rFonts w:ascii="Arial"/>
          <w:b/>
          <w:noProof/>
          <w:sz w:val="41"/>
        </w:rPr>
        <w:drawing>
          <wp:inline distT="0" distB="0" distL="0" distR="0" wp14:anchorId="7B0191B4" wp14:editId="13E5AAB6">
            <wp:extent cx="6088380" cy="2774164"/>
            <wp:effectExtent l="0" t="0" r="7620" b="7620"/>
            <wp:docPr id="373956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1421" cy="2780106"/>
                    </a:xfrm>
                    <a:prstGeom prst="rect">
                      <a:avLst/>
                    </a:prstGeom>
                    <a:noFill/>
                    <a:ln>
                      <a:noFill/>
                    </a:ln>
                  </pic:spPr>
                </pic:pic>
              </a:graphicData>
            </a:graphic>
          </wp:inline>
        </w:drawing>
      </w:r>
    </w:p>
    <w:p w14:paraId="0A85E07C" w14:textId="77777777" w:rsidR="00B209C3" w:rsidRPr="00B209C3" w:rsidRDefault="00B209C3" w:rsidP="00B209C3">
      <w:pPr>
        <w:rPr>
          <w:rFonts w:ascii="Arial"/>
          <w:sz w:val="16"/>
        </w:rPr>
      </w:pPr>
    </w:p>
    <w:p w14:paraId="52D0782E" w14:textId="77777777" w:rsidR="00B209C3" w:rsidRPr="00B209C3" w:rsidRDefault="00B209C3" w:rsidP="00B209C3">
      <w:pPr>
        <w:rPr>
          <w:rFonts w:ascii="Arial"/>
          <w:sz w:val="16"/>
        </w:rPr>
      </w:pPr>
    </w:p>
    <w:p w14:paraId="56A866CE" w14:textId="77777777" w:rsidR="00B209C3" w:rsidRPr="00B209C3" w:rsidRDefault="00B209C3" w:rsidP="00B209C3">
      <w:pPr>
        <w:rPr>
          <w:rFonts w:ascii="Arial"/>
          <w:sz w:val="16"/>
        </w:rPr>
      </w:pPr>
    </w:p>
    <w:p w14:paraId="725F842B" w14:textId="77777777" w:rsidR="00B209C3" w:rsidRPr="00B209C3" w:rsidRDefault="00B209C3" w:rsidP="00B209C3">
      <w:pPr>
        <w:rPr>
          <w:rFonts w:ascii="Arial"/>
          <w:sz w:val="16"/>
        </w:rPr>
      </w:pPr>
    </w:p>
    <w:p w14:paraId="69879224" w14:textId="77777777" w:rsidR="00B209C3" w:rsidRDefault="00B209C3" w:rsidP="00B209C3">
      <w:pPr>
        <w:pStyle w:val="Heading3"/>
        <w:ind w:left="740" w:firstLine="394"/>
        <w:rPr>
          <w:b w:val="0"/>
          <w:noProof/>
          <w:sz w:val="41"/>
        </w:rPr>
      </w:pPr>
      <w:r>
        <w:rPr>
          <w:b w:val="0"/>
          <w:noProof/>
          <w:sz w:val="41"/>
        </w:rPr>
        <w:tab/>
      </w:r>
    </w:p>
    <w:p w14:paraId="0742E568" w14:textId="77777777" w:rsidR="00B209C3" w:rsidRDefault="00B209C3" w:rsidP="00B209C3">
      <w:pPr>
        <w:pStyle w:val="Heading3"/>
        <w:ind w:left="740" w:firstLine="394"/>
        <w:rPr>
          <w:b w:val="0"/>
          <w:noProof/>
          <w:sz w:val="41"/>
        </w:rPr>
      </w:pPr>
    </w:p>
    <w:p w14:paraId="080014C7" w14:textId="77777777" w:rsidR="00BC57D6" w:rsidRDefault="00BC57D6" w:rsidP="00B209C3">
      <w:pPr>
        <w:pStyle w:val="Heading3"/>
        <w:ind w:left="740" w:firstLine="394"/>
        <w:rPr>
          <w:b w:val="0"/>
          <w:noProof/>
          <w:sz w:val="41"/>
        </w:rPr>
      </w:pPr>
    </w:p>
    <w:p w14:paraId="1E6D0452" w14:textId="2BB773FA" w:rsidR="00B209C3" w:rsidRDefault="00B209C3" w:rsidP="00B209C3">
      <w:pPr>
        <w:tabs>
          <w:tab w:val="left" w:pos="8225"/>
        </w:tabs>
        <w:rPr>
          <w:rFonts w:ascii="Arial"/>
          <w:b/>
          <w:noProof/>
          <w:sz w:val="41"/>
        </w:rPr>
      </w:pPr>
    </w:p>
    <w:p w14:paraId="0FF1DAC1" w14:textId="77777777" w:rsidR="00487DAD" w:rsidRDefault="00487DAD" w:rsidP="00B209C3">
      <w:pPr>
        <w:tabs>
          <w:tab w:val="left" w:pos="8225"/>
        </w:tabs>
        <w:rPr>
          <w:rFonts w:ascii="Arial"/>
          <w:b/>
          <w:noProof/>
          <w:sz w:val="41"/>
        </w:rPr>
      </w:pPr>
    </w:p>
    <w:p w14:paraId="62757FB6" w14:textId="77777777" w:rsidR="00487DAD" w:rsidRDefault="00487DAD" w:rsidP="00B209C3">
      <w:pPr>
        <w:tabs>
          <w:tab w:val="left" w:pos="8225"/>
        </w:tabs>
        <w:rPr>
          <w:rFonts w:ascii="Arial"/>
          <w:b/>
          <w:noProof/>
          <w:sz w:val="41"/>
        </w:rPr>
      </w:pPr>
    </w:p>
    <w:p w14:paraId="6C2927EB" w14:textId="0655748E" w:rsidR="00BC57D6" w:rsidRPr="00CA33E0" w:rsidRDefault="00BC57D6" w:rsidP="00CA33E0">
      <w:pPr>
        <w:pStyle w:val="BodyText"/>
        <w:ind w:firstLine="639"/>
        <w:rPr>
          <w:rFonts w:ascii="Arial" w:eastAsia="Arial" w:hAnsi="Arial" w:cs="Arial"/>
          <w:b/>
          <w:bCs/>
        </w:rPr>
      </w:pPr>
      <w:r w:rsidRPr="00CA33E0">
        <w:rPr>
          <w:rFonts w:ascii="Arial" w:eastAsia="Arial" w:hAnsi="Arial" w:cs="Arial"/>
          <w:b/>
          <w:bCs/>
        </w:rPr>
        <w:lastRenderedPageBreak/>
        <w:t xml:space="preserve">    </w:t>
      </w:r>
      <w:r w:rsidR="00CA33E0" w:rsidRPr="00CA33E0">
        <w:rPr>
          <w:rFonts w:ascii="Arial" w:eastAsia="Arial" w:hAnsi="Arial" w:cs="Arial"/>
          <w:b/>
          <w:bCs/>
        </w:rPr>
        <w:t xml:space="preserve">3.2 </w:t>
      </w:r>
      <w:r w:rsidR="00F84548" w:rsidRPr="00CA33E0">
        <w:rPr>
          <w:rFonts w:ascii="Arial" w:eastAsia="Arial" w:hAnsi="Arial" w:cs="Arial"/>
          <w:b/>
          <w:bCs/>
        </w:rPr>
        <w:t>Implementation and Result</w:t>
      </w:r>
    </w:p>
    <w:p w14:paraId="1E205215" w14:textId="77777777" w:rsidR="00CA33E0" w:rsidRPr="006A2829" w:rsidRDefault="00CA33E0" w:rsidP="00CA33E0">
      <w:pPr>
        <w:pStyle w:val="BodyText"/>
        <w:ind w:firstLine="639"/>
        <w:rPr>
          <w:rFonts w:ascii="Times New Roman" w:hAnsi="Times New Roman" w:cs="Times New Roman"/>
          <w:b/>
          <w:bCs/>
          <w:sz w:val="32"/>
          <w:szCs w:val="32"/>
          <w:u w:val="single"/>
        </w:rPr>
      </w:pPr>
    </w:p>
    <w:p w14:paraId="32ECD1F3" w14:textId="57AE8ECF" w:rsidR="00F84548" w:rsidRPr="00BC57D6" w:rsidRDefault="00F84548" w:rsidP="00BC57D6">
      <w:pPr>
        <w:ind w:left="964" w:right="1247"/>
        <w:jc w:val="both"/>
        <w:rPr>
          <w:rFonts w:ascii="Times New Roman" w:hAnsi="Times New Roman" w:cs="Times New Roman"/>
          <w:sz w:val="24"/>
          <w:szCs w:val="24"/>
        </w:rPr>
      </w:pPr>
      <w:r w:rsidRPr="00BC57D6">
        <w:rPr>
          <w:rFonts w:ascii="Times New Roman" w:hAnsi="Times New Roman" w:cs="Times New Roman"/>
          <w:sz w:val="24"/>
          <w:szCs w:val="24"/>
        </w:rPr>
        <w:t xml:space="preserve">The initiation of fake currency detection involves compiling a comprehensive dataset that includes images of authentic as well as forged currency notes. To ensure standardized inputs, the dataset undergoes preprocessing using an </w:t>
      </w:r>
      <w:proofErr w:type="spellStart"/>
      <w:r w:rsidRPr="00BC57D6">
        <w:rPr>
          <w:rFonts w:ascii="Times New Roman" w:hAnsi="Times New Roman" w:cs="Times New Roman"/>
          <w:sz w:val="24"/>
          <w:szCs w:val="24"/>
        </w:rPr>
        <w:t>ImageDataGenerator</w:t>
      </w:r>
      <w:proofErr w:type="spellEnd"/>
      <w:r w:rsidRPr="00BC57D6">
        <w:rPr>
          <w:rFonts w:ascii="Times New Roman" w:hAnsi="Times New Roman" w:cs="Times New Roman"/>
          <w:sz w:val="24"/>
          <w:szCs w:val="24"/>
        </w:rPr>
        <w:t xml:space="preserve">, including resizing images and normalizing pixel values through </w:t>
      </w:r>
      <w:r w:rsidR="00487DAD">
        <w:rPr>
          <w:rFonts w:ascii="Times New Roman" w:hAnsi="Times New Roman" w:cs="Times New Roman"/>
          <w:sz w:val="24"/>
          <w:szCs w:val="24"/>
        </w:rPr>
        <w:t xml:space="preserve">the </w:t>
      </w:r>
      <w:r w:rsidRPr="00BC57D6">
        <w:rPr>
          <w:rFonts w:ascii="Times New Roman" w:hAnsi="Times New Roman" w:cs="Times New Roman"/>
          <w:sz w:val="24"/>
          <w:szCs w:val="24"/>
        </w:rPr>
        <w:t xml:space="preserve">convolutional layer, dense layer and </w:t>
      </w:r>
      <w:r w:rsidR="00487DAD">
        <w:rPr>
          <w:rFonts w:ascii="Times New Roman" w:hAnsi="Times New Roman" w:cs="Times New Roman"/>
          <w:sz w:val="24"/>
          <w:szCs w:val="24"/>
        </w:rPr>
        <w:t>flattened</w:t>
      </w:r>
      <w:r w:rsidRPr="00BC57D6">
        <w:rPr>
          <w:rFonts w:ascii="Times New Roman" w:hAnsi="Times New Roman" w:cs="Times New Roman"/>
          <w:sz w:val="24"/>
          <w:szCs w:val="24"/>
        </w:rPr>
        <w:t xml:space="preserve"> layer. </w:t>
      </w:r>
    </w:p>
    <w:p w14:paraId="423F2C52" w14:textId="77777777" w:rsidR="00F84548" w:rsidRPr="00BC57D6" w:rsidRDefault="00F84548" w:rsidP="00BC57D6">
      <w:pPr>
        <w:ind w:left="964" w:right="1247"/>
        <w:jc w:val="both"/>
        <w:rPr>
          <w:rFonts w:ascii="Times New Roman" w:hAnsi="Times New Roman" w:cs="Times New Roman"/>
          <w:sz w:val="24"/>
          <w:szCs w:val="24"/>
        </w:rPr>
      </w:pPr>
      <w:r w:rsidRPr="00BC57D6">
        <w:rPr>
          <w:rFonts w:ascii="Times New Roman" w:hAnsi="Times New Roman" w:cs="Times New Roman"/>
          <w:sz w:val="24"/>
          <w:szCs w:val="24"/>
        </w:rPr>
        <w:t xml:space="preserve">In Convolutional layers </w:t>
      </w:r>
    </w:p>
    <w:p w14:paraId="0C9425DA" w14:textId="25B82C33" w:rsidR="00F84548" w:rsidRPr="00BC57D6" w:rsidRDefault="00F84548" w:rsidP="00BC57D6">
      <w:pPr>
        <w:ind w:left="964" w:right="1247"/>
        <w:jc w:val="both"/>
        <w:rPr>
          <w:rFonts w:ascii="Times New Roman" w:hAnsi="Times New Roman" w:cs="Times New Roman"/>
          <w:sz w:val="24"/>
          <w:szCs w:val="24"/>
        </w:rPr>
      </w:pPr>
      <w:r w:rsidRPr="00BC57D6">
        <w:rPr>
          <w:rFonts w:ascii="Times New Roman" w:hAnsi="Times New Roman" w:cs="Times New Roman"/>
          <w:sz w:val="24"/>
          <w:szCs w:val="24"/>
        </w:rPr>
        <w:t xml:space="preserve">   - The first Conv2D layer has 32 filters with a 3x3 kernel, using the </w:t>
      </w:r>
      <w:proofErr w:type="spellStart"/>
      <w:r w:rsidRPr="00BC57D6">
        <w:rPr>
          <w:rFonts w:ascii="Times New Roman" w:hAnsi="Times New Roman" w:cs="Times New Roman"/>
          <w:sz w:val="24"/>
          <w:szCs w:val="24"/>
        </w:rPr>
        <w:t>ReLU</w:t>
      </w:r>
      <w:proofErr w:type="spellEnd"/>
      <w:r w:rsidRPr="00BC57D6">
        <w:rPr>
          <w:rFonts w:ascii="Times New Roman" w:hAnsi="Times New Roman" w:cs="Times New Roman"/>
          <w:sz w:val="24"/>
          <w:szCs w:val="24"/>
        </w:rPr>
        <w:t xml:space="preserve"> activation function. The input shape is set to (128, 64, 3), indicating an image with dimensions 128x64 pixels and 3 </w:t>
      </w:r>
      <w:proofErr w:type="spellStart"/>
      <w:r w:rsidR="00487DAD">
        <w:rPr>
          <w:rFonts w:ascii="Times New Roman" w:hAnsi="Times New Roman" w:cs="Times New Roman"/>
          <w:sz w:val="24"/>
          <w:szCs w:val="24"/>
        </w:rPr>
        <w:t>colour</w:t>
      </w:r>
      <w:proofErr w:type="spellEnd"/>
      <w:r w:rsidRPr="00BC57D6">
        <w:rPr>
          <w:rFonts w:ascii="Times New Roman" w:hAnsi="Times New Roman" w:cs="Times New Roman"/>
          <w:sz w:val="24"/>
          <w:szCs w:val="24"/>
        </w:rPr>
        <w:t xml:space="preserve"> channels.</w:t>
      </w:r>
    </w:p>
    <w:p w14:paraId="2A7CCA6D" w14:textId="77777777" w:rsidR="00F84548" w:rsidRPr="00BC57D6" w:rsidRDefault="00F84548" w:rsidP="00BC57D6">
      <w:pPr>
        <w:ind w:left="964" w:right="1247"/>
        <w:jc w:val="both"/>
        <w:rPr>
          <w:rFonts w:ascii="Times New Roman" w:hAnsi="Times New Roman" w:cs="Times New Roman"/>
          <w:sz w:val="24"/>
          <w:szCs w:val="24"/>
        </w:rPr>
      </w:pPr>
      <w:r w:rsidRPr="00BC57D6">
        <w:rPr>
          <w:rFonts w:ascii="Times New Roman" w:hAnsi="Times New Roman" w:cs="Times New Roman"/>
          <w:sz w:val="24"/>
          <w:szCs w:val="24"/>
        </w:rPr>
        <w:t xml:space="preserve">   - MaxPooling2D layer with a pool size of (2, 2) follows to </w:t>
      </w:r>
      <w:proofErr w:type="spellStart"/>
      <w:r w:rsidRPr="00BC57D6">
        <w:rPr>
          <w:rFonts w:ascii="Times New Roman" w:hAnsi="Times New Roman" w:cs="Times New Roman"/>
          <w:sz w:val="24"/>
          <w:szCs w:val="24"/>
        </w:rPr>
        <w:t>downsample</w:t>
      </w:r>
      <w:proofErr w:type="spellEnd"/>
      <w:r w:rsidRPr="00BC57D6">
        <w:rPr>
          <w:rFonts w:ascii="Times New Roman" w:hAnsi="Times New Roman" w:cs="Times New Roman"/>
          <w:sz w:val="24"/>
          <w:szCs w:val="24"/>
        </w:rPr>
        <w:t xml:space="preserve"> the spatial dimensions.</w:t>
      </w:r>
    </w:p>
    <w:p w14:paraId="106E9436" w14:textId="77777777" w:rsidR="00F84548" w:rsidRPr="00BC57D6" w:rsidRDefault="00F84548" w:rsidP="00BC57D6">
      <w:pPr>
        <w:ind w:left="964" w:right="1247"/>
        <w:jc w:val="both"/>
        <w:rPr>
          <w:rFonts w:ascii="Times New Roman" w:hAnsi="Times New Roman" w:cs="Times New Roman"/>
          <w:sz w:val="24"/>
          <w:szCs w:val="24"/>
        </w:rPr>
      </w:pPr>
      <w:r w:rsidRPr="00BC57D6">
        <w:rPr>
          <w:rFonts w:ascii="Times New Roman" w:hAnsi="Times New Roman" w:cs="Times New Roman"/>
          <w:sz w:val="24"/>
          <w:szCs w:val="24"/>
        </w:rPr>
        <w:t xml:space="preserve">   - The second Conv2D layer has 64 filters with a 3x1 kernel and uses the </w:t>
      </w:r>
      <w:proofErr w:type="spellStart"/>
      <w:r w:rsidRPr="00BC57D6">
        <w:rPr>
          <w:rFonts w:ascii="Times New Roman" w:hAnsi="Times New Roman" w:cs="Times New Roman"/>
          <w:sz w:val="24"/>
          <w:szCs w:val="24"/>
        </w:rPr>
        <w:t>ReLU</w:t>
      </w:r>
      <w:proofErr w:type="spellEnd"/>
      <w:r w:rsidRPr="00BC57D6">
        <w:rPr>
          <w:rFonts w:ascii="Times New Roman" w:hAnsi="Times New Roman" w:cs="Times New Roman"/>
          <w:sz w:val="24"/>
          <w:szCs w:val="24"/>
        </w:rPr>
        <w:t xml:space="preserve"> activation function. Another MaxPooling2D layer follows.</w:t>
      </w:r>
    </w:p>
    <w:p w14:paraId="7D38A292" w14:textId="77777777" w:rsidR="00F84548" w:rsidRPr="00BC57D6" w:rsidRDefault="00F84548" w:rsidP="00BC57D6">
      <w:pPr>
        <w:ind w:left="964" w:right="1247"/>
        <w:jc w:val="both"/>
        <w:rPr>
          <w:rFonts w:ascii="Times New Roman" w:hAnsi="Times New Roman" w:cs="Times New Roman"/>
          <w:sz w:val="24"/>
          <w:szCs w:val="24"/>
        </w:rPr>
      </w:pPr>
      <w:r w:rsidRPr="00BC57D6">
        <w:rPr>
          <w:rFonts w:ascii="Times New Roman" w:hAnsi="Times New Roman" w:cs="Times New Roman"/>
          <w:sz w:val="24"/>
          <w:szCs w:val="24"/>
        </w:rPr>
        <w:t xml:space="preserve">   - The third Conv2D layer has 128 filters with a 3x3 kernel, again using the </w:t>
      </w:r>
      <w:proofErr w:type="spellStart"/>
      <w:r w:rsidRPr="00BC57D6">
        <w:rPr>
          <w:rFonts w:ascii="Times New Roman" w:hAnsi="Times New Roman" w:cs="Times New Roman"/>
          <w:sz w:val="24"/>
          <w:szCs w:val="24"/>
        </w:rPr>
        <w:t>ReLU</w:t>
      </w:r>
      <w:proofErr w:type="spellEnd"/>
      <w:r w:rsidRPr="00BC57D6">
        <w:rPr>
          <w:rFonts w:ascii="Times New Roman" w:hAnsi="Times New Roman" w:cs="Times New Roman"/>
          <w:sz w:val="24"/>
          <w:szCs w:val="24"/>
        </w:rPr>
        <w:t xml:space="preserve"> activation function, followed by another MaxPooling2D layer.</w:t>
      </w:r>
    </w:p>
    <w:p w14:paraId="00C1BBC5" w14:textId="65040914" w:rsidR="00F84548" w:rsidRPr="00BC57D6" w:rsidRDefault="00F84548" w:rsidP="00BC57D6">
      <w:pPr>
        <w:ind w:left="964" w:right="1247"/>
        <w:jc w:val="both"/>
        <w:rPr>
          <w:rFonts w:ascii="Times New Roman" w:hAnsi="Times New Roman" w:cs="Times New Roman"/>
          <w:sz w:val="24"/>
          <w:szCs w:val="24"/>
        </w:rPr>
      </w:pPr>
      <w:r w:rsidRPr="00BC57D6">
        <w:rPr>
          <w:rFonts w:ascii="Times New Roman" w:hAnsi="Times New Roman" w:cs="Times New Roman"/>
          <w:sz w:val="24"/>
          <w:szCs w:val="24"/>
        </w:rPr>
        <w:t xml:space="preserve">Then the </w:t>
      </w:r>
      <w:r w:rsidR="00487DAD">
        <w:rPr>
          <w:rFonts w:ascii="Times New Roman" w:hAnsi="Times New Roman" w:cs="Times New Roman"/>
          <w:sz w:val="24"/>
          <w:szCs w:val="24"/>
        </w:rPr>
        <w:t>flattened</w:t>
      </w:r>
      <w:r w:rsidRPr="00BC57D6">
        <w:rPr>
          <w:rFonts w:ascii="Times New Roman" w:hAnsi="Times New Roman" w:cs="Times New Roman"/>
          <w:sz w:val="24"/>
          <w:szCs w:val="24"/>
        </w:rPr>
        <w:t xml:space="preserve"> layer is used to flatten the output from the convolutional layers into a 1D array, preparing it for the fully connected (dense) layers.</w:t>
      </w:r>
    </w:p>
    <w:p w14:paraId="234D2A71" w14:textId="175B7E8D" w:rsidR="00F84548" w:rsidRDefault="00F84548" w:rsidP="00BC57D6">
      <w:pPr>
        <w:ind w:left="964" w:right="1247"/>
        <w:jc w:val="both"/>
        <w:rPr>
          <w:rFonts w:ascii="Times New Roman" w:hAnsi="Times New Roman" w:cs="Times New Roman"/>
          <w:sz w:val="24"/>
          <w:szCs w:val="24"/>
        </w:rPr>
      </w:pPr>
      <w:r w:rsidRPr="00BC57D6">
        <w:rPr>
          <w:rFonts w:ascii="Times New Roman" w:hAnsi="Times New Roman" w:cs="Times New Roman"/>
          <w:sz w:val="24"/>
          <w:szCs w:val="24"/>
        </w:rPr>
        <w:t>After that</w:t>
      </w:r>
      <w:r w:rsidR="00487DAD">
        <w:rPr>
          <w:rFonts w:ascii="Times New Roman" w:hAnsi="Times New Roman" w:cs="Times New Roman"/>
          <w:sz w:val="24"/>
          <w:szCs w:val="24"/>
        </w:rPr>
        <w:t>,</w:t>
      </w:r>
      <w:r w:rsidRPr="00BC57D6">
        <w:rPr>
          <w:rFonts w:ascii="Times New Roman" w:hAnsi="Times New Roman" w:cs="Times New Roman"/>
          <w:sz w:val="24"/>
          <w:szCs w:val="24"/>
        </w:rPr>
        <w:t xml:space="preserve"> the final Dense layer has 1 unit with a sigmoid activation function, which is typical for binary classification problems. It outputs a probability indicating the likelihood of the input belonging to the positive class. This CNN comprises three convolutional layers, each followed by max-pooling layers, facilitating hierarchical feature extraction. Dense layers are subsequently employed for effective feature processing and binary classification, with the model compiled using the Adam optimizer and binary cross-entropy loss. The training phase involves the use of data generators, specifically configured through </w:t>
      </w:r>
      <w:proofErr w:type="spellStart"/>
      <w:r w:rsidRPr="00BC57D6">
        <w:rPr>
          <w:rFonts w:ascii="Times New Roman" w:hAnsi="Times New Roman" w:cs="Times New Roman"/>
          <w:sz w:val="24"/>
          <w:szCs w:val="24"/>
        </w:rPr>
        <w:t>flow_from_directory</w:t>
      </w:r>
      <w:proofErr w:type="spellEnd"/>
      <w:r w:rsidRPr="00BC57D6">
        <w:rPr>
          <w:rFonts w:ascii="Times New Roman" w:hAnsi="Times New Roman" w:cs="Times New Roman"/>
          <w:sz w:val="24"/>
          <w:szCs w:val="24"/>
        </w:rPr>
        <w:t>. This ensures efficient processing of batches during model training, enhancing both speed and resource utilization. The model is evaluated on a separate validation set, and its accuracy is measured using the evaluate method, providing insights into its performance on unseen data. Post-training, predictions are generated on the test set, and a crucial step involves the conversion of predicted probabilities to binary class labels. The chosen threshold, commonly set at 0.5, determines the classification of each sample.</w:t>
      </w:r>
      <w:r w:rsidR="00CA33E0">
        <w:rPr>
          <w:rFonts w:ascii="Times New Roman" w:hAnsi="Times New Roman" w:cs="Times New Roman"/>
          <w:sz w:val="24"/>
          <w:szCs w:val="24"/>
        </w:rPr>
        <w:t xml:space="preserve"> </w:t>
      </w:r>
      <w:r w:rsidRPr="00BC57D6">
        <w:rPr>
          <w:rFonts w:ascii="Times New Roman" w:hAnsi="Times New Roman" w:cs="Times New Roman"/>
          <w:sz w:val="24"/>
          <w:szCs w:val="24"/>
        </w:rPr>
        <w:t xml:space="preserve">This matrix is further visualized using seaborn for enhanced interpretability. The analysis extends to a classification report, providing precision, recall, and F1-score metrics, offering a nuanced understanding of the model's effectiveness in distinguishing between genuine and fake currency notes. This documentation serves not only to ensure clarity but also facilitates reproducibility. Features are extracted using the Conv2d, </w:t>
      </w:r>
      <w:r w:rsidR="00487DAD">
        <w:rPr>
          <w:rFonts w:ascii="Times New Roman" w:hAnsi="Times New Roman" w:cs="Times New Roman"/>
          <w:sz w:val="24"/>
          <w:szCs w:val="24"/>
        </w:rPr>
        <w:t xml:space="preserve">and </w:t>
      </w:r>
      <w:r w:rsidRPr="00BC57D6">
        <w:rPr>
          <w:rFonts w:ascii="Times New Roman" w:hAnsi="Times New Roman" w:cs="Times New Roman"/>
          <w:sz w:val="24"/>
          <w:szCs w:val="24"/>
        </w:rPr>
        <w:t xml:space="preserve">MaxPooling2d layers of </w:t>
      </w:r>
      <w:r w:rsidR="00487DAD">
        <w:rPr>
          <w:rFonts w:ascii="Times New Roman" w:hAnsi="Times New Roman" w:cs="Times New Roman"/>
          <w:sz w:val="24"/>
          <w:szCs w:val="24"/>
        </w:rPr>
        <w:t xml:space="preserve">the </w:t>
      </w:r>
      <w:r w:rsidRPr="00BC57D6">
        <w:rPr>
          <w:rFonts w:ascii="Times New Roman" w:hAnsi="Times New Roman" w:cs="Times New Roman"/>
          <w:sz w:val="24"/>
          <w:szCs w:val="24"/>
        </w:rPr>
        <w:t xml:space="preserve">CNN model from the currency note's images, these features include depth, spatial dimension etc. CNN is used as the machine learning model for fake currency detection and trained the selected model on the dataset, using the relevant features as input and Accuracy matrix for the final output. There are 30 images in our dataset and the dataset </w:t>
      </w:r>
      <w:r w:rsidR="00487DAD">
        <w:rPr>
          <w:rFonts w:ascii="Times New Roman" w:hAnsi="Times New Roman" w:cs="Times New Roman"/>
          <w:sz w:val="24"/>
          <w:szCs w:val="24"/>
        </w:rPr>
        <w:t>consists</w:t>
      </w:r>
      <w:r w:rsidRPr="00BC57D6">
        <w:rPr>
          <w:rFonts w:ascii="Times New Roman" w:hAnsi="Times New Roman" w:cs="Times New Roman"/>
          <w:sz w:val="24"/>
          <w:szCs w:val="24"/>
        </w:rPr>
        <w:t xml:space="preserve"> of two folders test and train, each test and train folder consist of two subfolders fake</w:t>
      </w:r>
      <w:r w:rsidR="00487DAD">
        <w:rPr>
          <w:rFonts w:ascii="Times New Roman" w:hAnsi="Times New Roman" w:cs="Times New Roman"/>
          <w:sz w:val="24"/>
          <w:szCs w:val="24"/>
        </w:rPr>
        <w:t xml:space="preserve"> </w:t>
      </w:r>
      <w:r w:rsidRPr="00BC57D6">
        <w:rPr>
          <w:rFonts w:ascii="Times New Roman" w:hAnsi="Times New Roman" w:cs="Times New Roman"/>
          <w:sz w:val="24"/>
          <w:szCs w:val="24"/>
        </w:rPr>
        <w:t xml:space="preserve">and genuine and each of the subfolder contains 7,8 images respectively.  The output of the classifier will be above 50% for genuine </w:t>
      </w:r>
      <w:r w:rsidR="00487DAD">
        <w:rPr>
          <w:rFonts w:ascii="Times New Roman" w:hAnsi="Times New Roman" w:cs="Times New Roman"/>
          <w:sz w:val="24"/>
          <w:szCs w:val="24"/>
        </w:rPr>
        <w:t>banknotes</w:t>
      </w:r>
      <w:r w:rsidRPr="00BC57D6">
        <w:rPr>
          <w:rFonts w:ascii="Times New Roman" w:hAnsi="Times New Roman" w:cs="Times New Roman"/>
          <w:sz w:val="24"/>
          <w:szCs w:val="24"/>
        </w:rPr>
        <w:t xml:space="preserve"> and below 50% for fake </w:t>
      </w:r>
      <w:r w:rsidR="00487DAD">
        <w:rPr>
          <w:rFonts w:ascii="Times New Roman" w:hAnsi="Times New Roman" w:cs="Times New Roman"/>
          <w:sz w:val="24"/>
          <w:szCs w:val="24"/>
        </w:rPr>
        <w:t>banknotes</w:t>
      </w:r>
      <w:r w:rsidRPr="00BC57D6">
        <w:rPr>
          <w:rFonts w:ascii="Times New Roman" w:hAnsi="Times New Roman" w:cs="Times New Roman"/>
          <w:sz w:val="24"/>
          <w:szCs w:val="24"/>
        </w:rPr>
        <w:t xml:space="preserve">. The proposed system produces approximately 85% accuracy so far. This is because of </w:t>
      </w:r>
      <w:r w:rsidR="00487DAD">
        <w:rPr>
          <w:rFonts w:ascii="Times New Roman" w:hAnsi="Times New Roman" w:cs="Times New Roman"/>
          <w:sz w:val="24"/>
          <w:szCs w:val="24"/>
        </w:rPr>
        <w:t xml:space="preserve">the </w:t>
      </w:r>
      <w:r w:rsidRPr="00BC57D6">
        <w:rPr>
          <w:rFonts w:ascii="Times New Roman" w:hAnsi="Times New Roman" w:cs="Times New Roman"/>
          <w:sz w:val="24"/>
          <w:szCs w:val="24"/>
        </w:rPr>
        <w:t xml:space="preserve">small data size. The summary encapsulates key findings, including model accuracy, and addresses challenges encountered during the project. It serves as a roadmap for future work, suggesting potential improvements or avenues for exploration, thereby concluding a comprehensive and systematic approach to fake currency detection. </w:t>
      </w:r>
    </w:p>
    <w:p w14:paraId="2DF9DCA1" w14:textId="77777777" w:rsidR="00BC57D6" w:rsidRDefault="00BC57D6" w:rsidP="00BC57D6">
      <w:pPr>
        <w:ind w:left="964" w:right="1247"/>
        <w:jc w:val="both"/>
        <w:rPr>
          <w:rFonts w:ascii="Times New Roman" w:hAnsi="Times New Roman" w:cs="Times New Roman"/>
          <w:sz w:val="24"/>
          <w:szCs w:val="24"/>
        </w:rPr>
      </w:pPr>
    </w:p>
    <w:p w14:paraId="6261FB87" w14:textId="77777777" w:rsidR="00F84548" w:rsidRDefault="00F84548" w:rsidP="00F84548">
      <w:pPr>
        <w:jc w:val="both"/>
        <w:rPr>
          <w:rFonts w:ascii="Times New Roman" w:hAnsi="Times New Roman" w:cs="Times New Roman"/>
          <w:sz w:val="28"/>
          <w:szCs w:val="28"/>
        </w:rPr>
      </w:pPr>
    </w:p>
    <w:p w14:paraId="71B85994" w14:textId="77777777" w:rsidR="00BC57D6" w:rsidRDefault="00F84548" w:rsidP="00F84548">
      <w:pPr>
        <w:shd w:val="clear" w:color="auto" w:fill="FFFFFF"/>
        <w:rPr>
          <w:rFonts w:ascii="Times New Roman" w:hAnsi="Times New Roman" w:cs="Times New Roman"/>
          <w:sz w:val="28"/>
          <w:szCs w:val="28"/>
        </w:rPr>
      </w:pPr>
      <w:r>
        <w:rPr>
          <w:rFonts w:ascii="Times New Roman" w:hAnsi="Times New Roman" w:cs="Times New Roman"/>
          <w:sz w:val="28"/>
          <w:szCs w:val="28"/>
        </w:rPr>
        <w:t xml:space="preserve">                                    </w:t>
      </w:r>
    </w:p>
    <w:p w14:paraId="29752737" w14:textId="77777777" w:rsidR="00CA33E0" w:rsidRDefault="00CA33E0" w:rsidP="00F84548">
      <w:pPr>
        <w:shd w:val="clear" w:color="auto" w:fill="FFFFFF"/>
        <w:rPr>
          <w:rFonts w:ascii="Times New Roman" w:hAnsi="Times New Roman" w:cs="Times New Roman"/>
          <w:sz w:val="28"/>
          <w:szCs w:val="28"/>
        </w:rPr>
      </w:pPr>
    </w:p>
    <w:p w14:paraId="63FB6483" w14:textId="795C7E5F" w:rsidR="00F84548" w:rsidRDefault="00F84548" w:rsidP="00BC57D6">
      <w:pPr>
        <w:shd w:val="clear" w:color="auto" w:fill="FFFFFF"/>
        <w:jc w:val="center"/>
        <w:rPr>
          <w:rFonts w:ascii="Times New Roman" w:hAnsi="Times New Roman" w:cs="Times New Roman"/>
          <w:b/>
          <w:bCs/>
          <w:color w:val="222222"/>
          <w:szCs w:val="4"/>
          <w:shd w:val="clear" w:color="auto" w:fill="FFFFFF"/>
        </w:rPr>
      </w:pPr>
      <w:r w:rsidRPr="00AE2FFC">
        <w:rPr>
          <w:rFonts w:ascii="Times New Roman" w:hAnsi="Times New Roman" w:cs="Times New Roman"/>
          <w:b/>
          <w:bCs/>
          <w:color w:val="222222"/>
          <w:szCs w:val="4"/>
          <w:shd w:val="clear" w:color="auto" w:fill="FFFFFF"/>
        </w:rPr>
        <w:t>Fig.</w:t>
      </w:r>
      <w:r>
        <w:rPr>
          <w:rFonts w:ascii="Times New Roman" w:hAnsi="Times New Roman" w:cs="Times New Roman"/>
          <w:b/>
          <w:bCs/>
          <w:color w:val="222222"/>
          <w:szCs w:val="4"/>
          <w:shd w:val="clear" w:color="auto" w:fill="FFFFFF"/>
        </w:rPr>
        <w:t>6</w:t>
      </w:r>
      <w:r w:rsidRPr="00AE2FFC">
        <w:rPr>
          <w:rFonts w:ascii="Times New Roman" w:hAnsi="Times New Roman" w:cs="Times New Roman"/>
          <w:b/>
          <w:bCs/>
          <w:color w:val="222222"/>
          <w:szCs w:val="4"/>
          <w:shd w:val="clear" w:color="auto" w:fill="FFFFFF"/>
        </w:rPr>
        <w:t xml:space="preserve">: </w:t>
      </w:r>
      <w:r>
        <w:rPr>
          <w:rFonts w:ascii="Times New Roman" w:hAnsi="Times New Roman" w:cs="Times New Roman"/>
          <w:b/>
          <w:bCs/>
          <w:color w:val="222222"/>
          <w:szCs w:val="4"/>
          <w:shd w:val="clear" w:color="auto" w:fill="FFFFFF"/>
        </w:rPr>
        <w:t>confusion matrix</w:t>
      </w:r>
    </w:p>
    <w:p w14:paraId="151846F4" w14:textId="77777777" w:rsidR="00BC57D6" w:rsidRDefault="00BC57D6" w:rsidP="00BC57D6">
      <w:pPr>
        <w:shd w:val="clear" w:color="auto" w:fill="FFFFFF"/>
        <w:jc w:val="center"/>
        <w:rPr>
          <w:rFonts w:ascii="Times New Roman" w:hAnsi="Times New Roman" w:cs="Times New Roman"/>
          <w:b/>
          <w:bCs/>
          <w:color w:val="222222"/>
          <w:szCs w:val="4"/>
          <w:shd w:val="clear" w:color="auto" w:fill="FFFFFF"/>
        </w:rPr>
      </w:pPr>
    </w:p>
    <w:p w14:paraId="3E4BDE7D" w14:textId="77777777" w:rsidR="00F84548" w:rsidRDefault="00F84548" w:rsidP="00BC57D6">
      <w:pPr>
        <w:shd w:val="clear" w:color="auto" w:fill="FFFFFF"/>
        <w:ind w:left="1276"/>
        <w:rPr>
          <w:rFonts w:ascii="Times New Roman" w:hAnsi="Times New Roman" w:cs="Times New Roman"/>
          <w:noProof/>
          <w:sz w:val="32"/>
          <w:szCs w:val="32"/>
        </w:rPr>
      </w:pPr>
      <w:r>
        <w:rPr>
          <w:noProof/>
        </w:rPr>
        <w:drawing>
          <wp:inline distT="0" distB="0" distL="0" distR="0" wp14:anchorId="691C2B97" wp14:editId="666E3F53">
            <wp:extent cx="5222825" cy="4244340"/>
            <wp:effectExtent l="0" t="0" r="0" b="3810"/>
            <wp:docPr id="1445530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232" cy="4255235"/>
                    </a:xfrm>
                    <a:prstGeom prst="rect">
                      <a:avLst/>
                    </a:prstGeom>
                    <a:noFill/>
                    <a:ln>
                      <a:noFill/>
                    </a:ln>
                  </pic:spPr>
                </pic:pic>
              </a:graphicData>
            </a:graphic>
          </wp:inline>
        </w:drawing>
      </w:r>
    </w:p>
    <w:p w14:paraId="05D6CC04" w14:textId="77777777" w:rsidR="00BC57D6" w:rsidRDefault="00BC57D6" w:rsidP="00BC57D6">
      <w:pPr>
        <w:shd w:val="clear" w:color="auto" w:fill="FFFFFF"/>
        <w:ind w:left="1276"/>
        <w:rPr>
          <w:rFonts w:ascii="Times New Roman" w:hAnsi="Times New Roman" w:cs="Times New Roman"/>
          <w:noProof/>
          <w:sz w:val="32"/>
          <w:szCs w:val="32"/>
        </w:rPr>
      </w:pPr>
    </w:p>
    <w:p w14:paraId="60C0B331" w14:textId="3C82F09C" w:rsidR="00BC57D6" w:rsidRPr="00CA33E0" w:rsidRDefault="00F84548" w:rsidP="00C323DF">
      <w:pPr>
        <w:shd w:val="clear" w:color="auto" w:fill="FFFFFF"/>
        <w:ind w:left="964" w:right="1247"/>
        <w:jc w:val="center"/>
        <w:rPr>
          <w:rFonts w:ascii="Times New Roman" w:hAnsi="Times New Roman" w:cs="Times New Roman"/>
          <w:b/>
          <w:bCs/>
          <w:color w:val="222222"/>
          <w:szCs w:val="4"/>
          <w:shd w:val="clear" w:color="auto" w:fill="FFFFFF"/>
        </w:rPr>
      </w:pPr>
      <w:r w:rsidRPr="00BC57D6">
        <w:rPr>
          <w:rFonts w:ascii="Times New Roman" w:hAnsi="Times New Roman" w:cs="Times New Roman"/>
          <w:b/>
          <w:bCs/>
          <w:color w:val="222222"/>
          <w:szCs w:val="4"/>
          <w:shd w:val="clear" w:color="auto" w:fill="FFFFFF"/>
        </w:rPr>
        <w:t xml:space="preserve">Fig. 6. and represents </w:t>
      </w:r>
      <w:r w:rsidR="00BC57D6">
        <w:rPr>
          <w:rFonts w:ascii="Times New Roman" w:hAnsi="Times New Roman" w:cs="Times New Roman"/>
          <w:b/>
          <w:bCs/>
          <w:color w:val="222222"/>
          <w:szCs w:val="4"/>
          <w:shd w:val="clear" w:color="auto" w:fill="FFFFFF"/>
        </w:rPr>
        <w:t xml:space="preserve">the </w:t>
      </w:r>
      <w:r w:rsidRPr="00BC57D6">
        <w:rPr>
          <w:rFonts w:ascii="Times New Roman" w:hAnsi="Times New Roman" w:cs="Times New Roman"/>
          <w:b/>
          <w:bCs/>
          <w:color w:val="222222"/>
          <w:szCs w:val="4"/>
          <w:shd w:val="clear" w:color="auto" w:fill="FFFFFF"/>
        </w:rPr>
        <w:t xml:space="preserve">Confusion matrix and </w:t>
      </w:r>
      <w:r w:rsidR="00BC57D6">
        <w:rPr>
          <w:rFonts w:ascii="Times New Roman" w:hAnsi="Times New Roman" w:cs="Times New Roman"/>
          <w:b/>
          <w:bCs/>
          <w:color w:val="222222"/>
          <w:szCs w:val="4"/>
          <w:shd w:val="clear" w:color="auto" w:fill="FFFFFF"/>
        </w:rPr>
        <w:t xml:space="preserve">the </w:t>
      </w:r>
      <w:r w:rsidRPr="00BC57D6">
        <w:rPr>
          <w:rFonts w:ascii="Times New Roman" w:hAnsi="Times New Roman" w:cs="Times New Roman"/>
          <w:b/>
          <w:bCs/>
          <w:color w:val="222222"/>
          <w:szCs w:val="4"/>
          <w:shd w:val="clear" w:color="auto" w:fill="FFFFFF"/>
        </w:rPr>
        <w:t>accuracy table is presented to showcase class-wise detections.</w:t>
      </w:r>
    </w:p>
    <w:p w14:paraId="3E3C8350" w14:textId="77777777" w:rsidR="00BC57D6" w:rsidRPr="009C4FD7" w:rsidRDefault="00BC57D6" w:rsidP="00F84548">
      <w:pPr>
        <w:shd w:val="clear" w:color="auto" w:fill="FFFFFF"/>
        <w:rPr>
          <w:rFonts w:ascii="Times New Roman" w:hAnsi="Times New Roman" w:cs="Times New Roman"/>
          <w:noProof/>
          <w:sz w:val="32"/>
          <w:szCs w:val="32"/>
        </w:rPr>
      </w:pPr>
    </w:p>
    <w:p w14:paraId="0773F4BE" w14:textId="77777777" w:rsidR="00F84548" w:rsidRDefault="00F84548" w:rsidP="00F84548">
      <w:pPr>
        <w:shd w:val="clear" w:color="auto" w:fill="FFFFFF"/>
        <w:jc w:val="center"/>
        <w:rPr>
          <w:rFonts w:ascii="Times New Roman" w:hAnsi="Times New Roman" w:cs="Times New Roman"/>
          <w:b/>
          <w:bCs/>
          <w:color w:val="222222"/>
          <w:szCs w:val="4"/>
          <w:shd w:val="clear" w:color="auto" w:fill="FFFFFF"/>
        </w:rPr>
      </w:pPr>
    </w:p>
    <w:p w14:paraId="0680CD22" w14:textId="77777777" w:rsidR="00F84548" w:rsidRDefault="00F84548" w:rsidP="00F84548">
      <w:pPr>
        <w:shd w:val="clear" w:color="auto" w:fill="FFFFFF"/>
        <w:jc w:val="center"/>
        <w:rPr>
          <w:rFonts w:ascii="Times New Roman" w:hAnsi="Times New Roman" w:cs="Times New Roman"/>
          <w:b/>
          <w:bCs/>
          <w:color w:val="222222"/>
          <w:szCs w:val="4"/>
          <w:shd w:val="clear" w:color="auto" w:fill="FFFFFF"/>
        </w:rPr>
      </w:pPr>
      <w:r>
        <w:rPr>
          <w:rFonts w:ascii="Times New Roman" w:hAnsi="Times New Roman" w:cs="Times New Roman"/>
          <w:b/>
          <w:bCs/>
          <w:color w:val="222222"/>
          <w:szCs w:val="4"/>
          <w:shd w:val="clear" w:color="auto" w:fill="FFFFFF"/>
        </w:rPr>
        <w:t>Table1:</w:t>
      </w:r>
      <w:r w:rsidRPr="00AE2FFC">
        <w:rPr>
          <w:rFonts w:ascii="Times New Roman" w:hAnsi="Times New Roman" w:cs="Times New Roman"/>
          <w:b/>
          <w:bCs/>
          <w:color w:val="222222"/>
          <w:szCs w:val="4"/>
          <w:shd w:val="clear" w:color="auto" w:fill="FFFFFF"/>
        </w:rPr>
        <w:t xml:space="preserve"> </w:t>
      </w:r>
      <w:r>
        <w:rPr>
          <w:rFonts w:ascii="Times New Roman" w:hAnsi="Times New Roman" w:cs="Times New Roman"/>
          <w:b/>
          <w:bCs/>
          <w:color w:val="222222"/>
          <w:szCs w:val="4"/>
          <w:shd w:val="clear" w:color="auto" w:fill="FFFFFF"/>
        </w:rPr>
        <w:t xml:space="preserve">accuracy table </w:t>
      </w:r>
    </w:p>
    <w:p w14:paraId="164A35FF" w14:textId="77777777" w:rsidR="00F84548" w:rsidRDefault="00F84548" w:rsidP="00F84548">
      <w:pPr>
        <w:shd w:val="clear" w:color="auto" w:fill="FFFFFF"/>
        <w:jc w:val="center"/>
        <w:rPr>
          <w:rFonts w:ascii="Times New Roman" w:hAnsi="Times New Roman" w:cs="Times New Roman"/>
          <w:noProof/>
          <w:sz w:val="32"/>
          <w:szCs w:val="32"/>
        </w:rPr>
      </w:pPr>
    </w:p>
    <w:p w14:paraId="3806244B" w14:textId="77777777" w:rsidR="00F84548" w:rsidRDefault="00F84548" w:rsidP="00F84548">
      <w:pPr>
        <w:jc w:val="center"/>
        <w:rPr>
          <w:rFonts w:ascii="Times New Roman" w:hAnsi="Times New Roman" w:cs="Times New Roman"/>
          <w:sz w:val="28"/>
          <w:szCs w:val="28"/>
        </w:rPr>
      </w:pPr>
      <w:r>
        <w:rPr>
          <w:noProof/>
        </w:rPr>
        <w:drawing>
          <wp:inline distT="0" distB="0" distL="0" distR="0" wp14:anchorId="27A99DCC" wp14:editId="3117625E">
            <wp:extent cx="4251960" cy="1774579"/>
            <wp:effectExtent l="0" t="0" r="0" b="0"/>
            <wp:docPr id="1187178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6612" cy="1814083"/>
                    </a:xfrm>
                    <a:prstGeom prst="rect">
                      <a:avLst/>
                    </a:prstGeom>
                    <a:noFill/>
                    <a:ln>
                      <a:noFill/>
                    </a:ln>
                  </pic:spPr>
                </pic:pic>
              </a:graphicData>
            </a:graphic>
          </wp:inline>
        </w:drawing>
      </w:r>
    </w:p>
    <w:p w14:paraId="059489EA" w14:textId="5EAB34F9" w:rsidR="00B209C3" w:rsidRPr="00B209C3" w:rsidRDefault="00B209C3" w:rsidP="00B209C3">
      <w:pPr>
        <w:tabs>
          <w:tab w:val="left" w:pos="8225"/>
        </w:tabs>
        <w:rPr>
          <w:rFonts w:ascii="Arial"/>
          <w:sz w:val="16"/>
        </w:rPr>
        <w:sectPr w:rsidR="00B209C3" w:rsidRPr="00B209C3" w:rsidSect="008E1917">
          <w:pgSz w:w="11920" w:h="16850"/>
          <w:pgMar w:top="1360" w:right="640" w:bottom="520" w:left="800" w:header="0" w:footer="333" w:gutter="0"/>
          <w:pgBorders w:offsetFrom="page">
            <w:top w:val="single" w:sz="4" w:space="24" w:color="auto"/>
            <w:left w:val="single" w:sz="4" w:space="24" w:color="auto"/>
            <w:bottom w:val="single" w:sz="4" w:space="24" w:color="auto"/>
            <w:right w:val="single" w:sz="4" w:space="24" w:color="auto"/>
          </w:pgBorders>
          <w:cols w:space="720"/>
        </w:sectPr>
      </w:pPr>
      <w:r>
        <w:rPr>
          <w:rFonts w:ascii="Arial"/>
          <w:sz w:val="16"/>
        </w:rPr>
        <w:tab/>
      </w:r>
    </w:p>
    <w:p w14:paraId="195FB93E" w14:textId="7EAF23A7" w:rsidR="00CA33E0" w:rsidRDefault="00CA33E0" w:rsidP="00CA33E0">
      <w:pPr>
        <w:shd w:val="clear" w:color="auto" w:fill="FFFFFF"/>
        <w:jc w:val="center"/>
        <w:rPr>
          <w:rFonts w:ascii="Times New Roman" w:hAnsi="Times New Roman" w:cs="Times New Roman"/>
          <w:b/>
          <w:bCs/>
          <w:color w:val="222222"/>
          <w:szCs w:val="4"/>
          <w:shd w:val="clear" w:color="auto" w:fill="FFFFFF"/>
        </w:rPr>
      </w:pPr>
      <w:r>
        <w:rPr>
          <w:rFonts w:ascii="Times New Roman" w:hAnsi="Times New Roman" w:cs="Times New Roman"/>
          <w:b/>
          <w:bCs/>
          <w:color w:val="222222"/>
          <w:szCs w:val="4"/>
          <w:shd w:val="clear" w:color="auto" w:fill="FFFFFF"/>
        </w:rPr>
        <w:lastRenderedPageBreak/>
        <w:t>Test Accuracy</w:t>
      </w:r>
    </w:p>
    <w:p w14:paraId="3F3F32AB" w14:textId="77777777" w:rsidR="00CA33E0" w:rsidRDefault="00CA33E0" w:rsidP="00CA33E0">
      <w:pPr>
        <w:shd w:val="clear" w:color="auto" w:fill="FFFFFF"/>
        <w:jc w:val="center"/>
        <w:rPr>
          <w:rFonts w:ascii="Times New Roman" w:hAnsi="Times New Roman" w:cs="Times New Roman"/>
          <w:b/>
          <w:bCs/>
          <w:color w:val="222222"/>
          <w:szCs w:val="4"/>
          <w:shd w:val="clear" w:color="auto" w:fill="FFFFFF"/>
        </w:rPr>
      </w:pPr>
    </w:p>
    <w:p w14:paraId="7BBDC277" w14:textId="77777777" w:rsidR="00CA33E0" w:rsidRDefault="00CA33E0" w:rsidP="00CA33E0">
      <w:pPr>
        <w:shd w:val="clear" w:color="auto" w:fill="FFFFFF"/>
        <w:jc w:val="center"/>
        <w:rPr>
          <w:rFonts w:ascii="Times New Roman" w:hAnsi="Times New Roman" w:cs="Times New Roman"/>
          <w:b/>
          <w:bCs/>
          <w:color w:val="222222"/>
          <w:szCs w:val="4"/>
          <w:shd w:val="clear" w:color="auto" w:fill="FFFFFF"/>
        </w:rPr>
      </w:pPr>
    </w:p>
    <w:p w14:paraId="748BCD29" w14:textId="77777777" w:rsidR="00CA33E0" w:rsidRDefault="00CA33E0" w:rsidP="00CA33E0">
      <w:pPr>
        <w:shd w:val="clear" w:color="auto" w:fill="FFFFFF"/>
        <w:jc w:val="center"/>
        <w:rPr>
          <w:rFonts w:ascii="Times New Roman" w:hAnsi="Times New Roman" w:cs="Times New Roman"/>
          <w:b/>
          <w:bCs/>
          <w:color w:val="222222"/>
          <w:szCs w:val="4"/>
          <w:shd w:val="clear" w:color="auto" w:fill="FFFFFF"/>
        </w:rPr>
      </w:pPr>
      <w:r>
        <w:rPr>
          <w:rFonts w:ascii="Times New Roman" w:hAnsi="Times New Roman" w:cs="Times New Roman"/>
          <w:b/>
          <w:bCs/>
          <w:noProof/>
          <w:color w:val="222222"/>
          <w:szCs w:val="4"/>
          <w:shd w:val="clear" w:color="auto" w:fill="FFFFFF"/>
        </w:rPr>
        <w:drawing>
          <wp:inline distT="0" distB="0" distL="0" distR="0" wp14:anchorId="76D75CEC" wp14:editId="5B73E5EF">
            <wp:extent cx="5467350" cy="3552825"/>
            <wp:effectExtent l="0" t="0" r="0" b="9525"/>
            <wp:docPr id="84723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36558" name="Picture 847236558"/>
                    <pic:cNvPicPr/>
                  </pic:nvPicPr>
                  <pic:blipFill>
                    <a:blip r:embed="rId25">
                      <a:extLst>
                        <a:ext uri="{28A0092B-C50C-407E-A947-70E740481C1C}">
                          <a14:useLocalDpi xmlns:a14="http://schemas.microsoft.com/office/drawing/2010/main" val="0"/>
                        </a:ext>
                      </a:extLst>
                    </a:blip>
                    <a:stretch>
                      <a:fillRect/>
                    </a:stretch>
                  </pic:blipFill>
                  <pic:spPr>
                    <a:xfrm>
                      <a:off x="0" y="0"/>
                      <a:ext cx="5467350" cy="3552825"/>
                    </a:xfrm>
                    <a:prstGeom prst="rect">
                      <a:avLst/>
                    </a:prstGeom>
                  </pic:spPr>
                </pic:pic>
              </a:graphicData>
            </a:graphic>
          </wp:inline>
        </w:drawing>
      </w:r>
    </w:p>
    <w:p w14:paraId="7304BDCF" w14:textId="77777777" w:rsidR="00CA33E0" w:rsidRDefault="00CA33E0" w:rsidP="00CA33E0">
      <w:pPr>
        <w:shd w:val="clear" w:color="auto" w:fill="FFFFFF"/>
        <w:jc w:val="center"/>
        <w:rPr>
          <w:rFonts w:ascii="Times New Roman" w:hAnsi="Times New Roman" w:cs="Times New Roman"/>
          <w:b/>
          <w:bCs/>
          <w:color w:val="222222"/>
          <w:szCs w:val="4"/>
          <w:shd w:val="clear" w:color="auto" w:fill="FFFFFF"/>
        </w:rPr>
      </w:pPr>
    </w:p>
    <w:p w14:paraId="53EE5907" w14:textId="77777777" w:rsidR="00CA33E0" w:rsidRDefault="00CA33E0" w:rsidP="00CA33E0">
      <w:pPr>
        <w:shd w:val="clear" w:color="auto" w:fill="FFFFFF"/>
        <w:jc w:val="center"/>
        <w:rPr>
          <w:rFonts w:ascii="Times New Roman" w:hAnsi="Times New Roman" w:cs="Times New Roman"/>
          <w:b/>
          <w:bCs/>
          <w:color w:val="222222"/>
          <w:szCs w:val="4"/>
          <w:shd w:val="clear" w:color="auto" w:fill="FFFFFF"/>
        </w:rPr>
      </w:pPr>
    </w:p>
    <w:p w14:paraId="074005D6" w14:textId="6E5957D7" w:rsidR="00CA33E0" w:rsidRDefault="00CA33E0" w:rsidP="00CA33E0">
      <w:pPr>
        <w:shd w:val="clear" w:color="auto" w:fill="FFFFFF"/>
        <w:jc w:val="center"/>
        <w:rPr>
          <w:rFonts w:ascii="Times New Roman" w:hAnsi="Times New Roman" w:cs="Times New Roman"/>
          <w:b/>
          <w:bCs/>
          <w:color w:val="222222"/>
          <w:szCs w:val="4"/>
          <w:shd w:val="clear" w:color="auto" w:fill="FFFFFF"/>
        </w:rPr>
      </w:pPr>
      <w:r>
        <w:rPr>
          <w:rFonts w:ascii="Times New Roman" w:hAnsi="Times New Roman" w:cs="Times New Roman"/>
          <w:b/>
          <w:bCs/>
          <w:noProof/>
          <w:color w:val="222222"/>
          <w:szCs w:val="4"/>
          <w:shd w:val="clear" w:color="auto" w:fill="FFFFFF"/>
        </w:rPr>
        <w:drawing>
          <wp:inline distT="0" distB="0" distL="0" distR="0" wp14:anchorId="5B80BF2C" wp14:editId="0848DD2A">
            <wp:extent cx="5553075" cy="3562350"/>
            <wp:effectExtent l="0" t="0" r="9525" b="0"/>
            <wp:docPr id="287248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48701" name="Picture 287248701"/>
                    <pic:cNvPicPr/>
                  </pic:nvPicPr>
                  <pic:blipFill>
                    <a:blip r:embed="rId26">
                      <a:extLst>
                        <a:ext uri="{28A0092B-C50C-407E-A947-70E740481C1C}">
                          <a14:useLocalDpi xmlns:a14="http://schemas.microsoft.com/office/drawing/2010/main" val="0"/>
                        </a:ext>
                      </a:extLst>
                    </a:blip>
                    <a:stretch>
                      <a:fillRect/>
                    </a:stretch>
                  </pic:blipFill>
                  <pic:spPr>
                    <a:xfrm>
                      <a:off x="0" y="0"/>
                      <a:ext cx="5553075" cy="3562350"/>
                    </a:xfrm>
                    <a:prstGeom prst="rect">
                      <a:avLst/>
                    </a:prstGeom>
                  </pic:spPr>
                </pic:pic>
              </a:graphicData>
            </a:graphic>
          </wp:inline>
        </w:drawing>
      </w:r>
    </w:p>
    <w:p w14:paraId="47976892" w14:textId="77777777" w:rsidR="00CA33E0" w:rsidRDefault="00CA33E0" w:rsidP="00CA33E0">
      <w:pPr>
        <w:shd w:val="clear" w:color="auto" w:fill="FFFFFF"/>
        <w:jc w:val="center"/>
        <w:rPr>
          <w:rFonts w:ascii="Times New Roman" w:hAnsi="Times New Roman" w:cs="Times New Roman"/>
          <w:b/>
          <w:bCs/>
          <w:color w:val="222222"/>
          <w:szCs w:val="4"/>
          <w:shd w:val="clear" w:color="auto" w:fill="FFFFFF"/>
        </w:rPr>
      </w:pPr>
    </w:p>
    <w:p w14:paraId="342202A3" w14:textId="77777777" w:rsidR="00CA33E0" w:rsidRDefault="00CA33E0" w:rsidP="00CA33E0">
      <w:pPr>
        <w:shd w:val="clear" w:color="auto" w:fill="FFFFFF"/>
        <w:jc w:val="center"/>
        <w:rPr>
          <w:rFonts w:ascii="Times New Roman" w:hAnsi="Times New Roman" w:cs="Times New Roman"/>
          <w:b/>
          <w:bCs/>
          <w:color w:val="222222"/>
          <w:szCs w:val="4"/>
          <w:shd w:val="clear" w:color="auto" w:fill="FFFFFF"/>
        </w:rPr>
      </w:pPr>
    </w:p>
    <w:p w14:paraId="048B7337" w14:textId="77777777" w:rsidR="00CA33E0" w:rsidRDefault="00CA33E0" w:rsidP="00CA33E0">
      <w:pPr>
        <w:shd w:val="clear" w:color="auto" w:fill="FFFFFF"/>
        <w:jc w:val="center"/>
        <w:rPr>
          <w:rFonts w:ascii="Times New Roman" w:hAnsi="Times New Roman" w:cs="Times New Roman"/>
          <w:b/>
          <w:bCs/>
          <w:color w:val="222222"/>
          <w:szCs w:val="4"/>
          <w:shd w:val="clear" w:color="auto" w:fill="FFFFFF"/>
        </w:rPr>
      </w:pPr>
    </w:p>
    <w:p w14:paraId="605CECBE" w14:textId="77777777" w:rsidR="00CA33E0" w:rsidRDefault="00CA33E0" w:rsidP="00CA33E0">
      <w:pPr>
        <w:shd w:val="clear" w:color="auto" w:fill="FFFFFF"/>
        <w:jc w:val="center"/>
        <w:rPr>
          <w:rFonts w:ascii="Times New Roman" w:hAnsi="Times New Roman" w:cs="Times New Roman"/>
          <w:b/>
          <w:bCs/>
          <w:color w:val="222222"/>
          <w:szCs w:val="4"/>
          <w:shd w:val="clear" w:color="auto" w:fill="FFFFFF"/>
        </w:rPr>
      </w:pPr>
    </w:p>
    <w:p w14:paraId="754B6666" w14:textId="77777777" w:rsidR="00CA33E0" w:rsidRDefault="00CA33E0" w:rsidP="00CA33E0">
      <w:pPr>
        <w:shd w:val="clear" w:color="auto" w:fill="FFFFFF"/>
        <w:jc w:val="center"/>
        <w:rPr>
          <w:rFonts w:ascii="Times New Roman" w:hAnsi="Times New Roman" w:cs="Times New Roman"/>
          <w:b/>
          <w:bCs/>
          <w:color w:val="222222"/>
          <w:szCs w:val="4"/>
          <w:shd w:val="clear" w:color="auto" w:fill="FFFFFF"/>
        </w:rPr>
      </w:pPr>
    </w:p>
    <w:p w14:paraId="026C9F78" w14:textId="77777777" w:rsidR="00CA33E0" w:rsidRDefault="00CA33E0" w:rsidP="00CA33E0">
      <w:pPr>
        <w:shd w:val="clear" w:color="auto" w:fill="FFFFFF"/>
        <w:jc w:val="center"/>
        <w:rPr>
          <w:rFonts w:ascii="Times New Roman" w:hAnsi="Times New Roman" w:cs="Times New Roman"/>
          <w:b/>
          <w:bCs/>
          <w:color w:val="222222"/>
          <w:szCs w:val="4"/>
          <w:shd w:val="clear" w:color="auto" w:fill="FFFFFF"/>
        </w:rPr>
      </w:pPr>
    </w:p>
    <w:p w14:paraId="12AD31E4" w14:textId="77777777" w:rsidR="00CA33E0" w:rsidRDefault="00CA33E0">
      <w:pPr>
        <w:pStyle w:val="BodyText"/>
        <w:spacing w:before="10"/>
        <w:rPr>
          <w:rFonts w:ascii="Arial"/>
          <w:b/>
          <w:sz w:val="22"/>
        </w:rPr>
      </w:pPr>
    </w:p>
    <w:p w14:paraId="0FA8DB6D" w14:textId="0ACBB271" w:rsidR="00CA33E0" w:rsidRDefault="00CA33E0" w:rsidP="00CA33E0">
      <w:pPr>
        <w:pStyle w:val="BodyText"/>
        <w:spacing w:before="10"/>
        <w:rPr>
          <w:rFonts w:ascii="Arial" w:hAnsi="Arial" w:cs="Arial"/>
          <w:b/>
          <w:spacing w:val="-4"/>
          <w:sz w:val="32"/>
          <w:szCs w:val="32"/>
        </w:rPr>
      </w:pPr>
      <w:r>
        <w:rPr>
          <w:noProof/>
        </w:rPr>
        <mc:AlternateContent>
          <mc:Choice Requires="wps">
            <w:drawing>
              <wp:anchor distT="0" distB="0" distL="114300" distR="114300" simplePos="0" relativeHeight="487428608" behindDoc="1" locked="0" layoutInCell="1" allowOverlap="1" wp14:anchorId="0FE3896D" wp14:editId="46DC418E">
                <wp:simplePos x="0" y="0"/>
                <wp:positionH relativeFrom="page">
                  <wp:posOffset>311150</wp:posOffset>
                </wp:positionH>
                <wp:positionV relativeFrom="page">
                  <wp:posOffset>311150</wp:posOffset>
                </wp:positionV>
                <wp:extent cx="6949440" cy="10079990"/>
                <wp:effectExtent l="0" t="0" r="0" b="0"/>
                <wp:wrapNone/>
                <wp:docPr id="88205969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0079990"/>
                        </a:xfrm>
                        <a:custGeom>
                          <a:avLst/>
                          <a:gdLst>
                            <a:gd name="T0" fmla="+- 0 11424 490"/>
                            <a:gd name="T1" fmla="*/ T0 w 10944"/>
                            <a:gd name="T2" fmla="+- 0 490 490"/>
                            <a:gd name="T3" fmla="*/ 490 h 15874"/>
                            <a:gd name="T4" fmla="+- 0 11414 490"/>
                            <a:gd name="T5" fmla="*/ T4 w 10944"/>
                            <a:gd name="T6" fmla="+- 0 490 490"/>
                            <a:gd name="T7" fmla="*/ 490 h 15874"/>
                            <a:gd name="T8" fmla="+- 0 499 490"/>
                            <a:gd name="T9" fmla="*/ T8 w 10944"/>
                            <a:gd name="T10" fmla="+- 0 490 490"/>
                            <a:gd name="T11" fmla="*/ 490 h 15874"/>
                            <a:gd name="T12" fmla="+- 0 490 490"/>
                            <a:gd name="T13" fmla="*/ T12 w 10944"/>
                            <a:gd name="T14" fmla="+- 0 490 490"/>
                            <a:gd name="T15" fmla="*/ 490 h 15874"/>
                            <a:gd name="T16" fmla="+- 0 490 490"/>
                            <a:gd name="T17" fmla="*/ T16 w 10944"/>
                            <a:gd name="T18" fmla="+- 0 499 490"/>
                            <a:gd name="T19" fmla="*/ 499 h 15874"/>
                            <a:gd name="T20" fmla="+- 0 490 490"/>
                            <a:gd name="T21" fmla="*/ T20 w 10944"/>
                            <a:gd name="T22" fmla="+- 0 16344 490"/>
                            <a:gd name="T23" fmla="*/ 16344 h 15874"/>
                            <a:gd name="T24" fmla="+- 0 499 490"/>
                            <a:gd name="T25" fmla="*/ T24 w 10944"/>
                            <a:gd name="T26" fmla="+- 0 16344 490"/>
                            <a:gd name="T27" fmla="*/ 16344 h 15874"/>
                            <a:gd name="T28" fmla="+- 0 499 490"/>
                            <a:gd name="T29" fmla="*/ T28 w 10944"/>
                            <a:gd name="T30" fmla="+- 0 499 490"/>
                            <a:gd name="T31" fmla="*/ 499 h 15874"/>
                            <a:gd name="T32" fmla="+- 0 11414 490"/>
                            <a:gd name="T33" fmla="*/ T32 w 10944"/>
                            <a:gd name="T34" fmla="+- 0 499 490"/>
                            <a:gd name="T35" fmla="*/ 499 h 15874"/>
                            <a:gd name="T36" fmla="+- 0 11414 490"/>
                            <a:gd name="T37" fmla="*/ T36 w 10944"/>
                            <a:gd name="T38" fmla="+- 0 16344 490"/>
                            <a:gd name="T39" fmla="*/ 16344 h 15874"/>
                            <a:gd name="T40" fmla="+- 0 11424 490"/>
                            <a:gd name="T41" fmla="*/ T40 w 10944"/>
                            <a:gd name="T42" fmla="+- 0 16344 490"/>
                            <a:gd name="T43" fmla="*/ 16344 h 15874"/>
                            <a:gd name="T44" fmla="+- 0 11424 490"/>
                            <a:gd name="T45" fmla="*/ T44 w 10944"/>
                            <a:gd name="T46" fmla="+- 0 499 490"/>
                            <a:gd name="T47" fmla="*/ 499 h 15874"/>
                            <a:gd name="T48" fmla="+- 0 11424 490"/>
                            <a:gd name="T49" fmla="*/ T48 w 10944"/>
                            <a:gd name="T50" fmla="+- 0 490 490"/>
                            <a:gd name="T51" fmla="*/ 490 h 15874"/>
                            <a:gd name="T52" fmla="+- 0 11434 490"/>
                            <a:gd name="T53" fmla="*/ T52 w 10944"/>
                            <a:gd name="T54" fmla="+- 0 499 490"/>
                            <a:gd name="T55" fmla="*/ 499 h 15874"/>
                            <a:gd name="T56" fmla="+- 0 11424 490"/>
                            <a:gd name="T57" fmla="*/ T56 w 10944"/>
                            <a:gd name="T58" fmla="+- 0 499 490"/>
                            <a:gd name="T59" fmla="*/ 499 h 15874"/>
                            <a:gd name="T60" fmla="+- 0 11424 490"/>
                            <a:gd name="T61" fmla="*/ T60 w 10944"/>
                            <a:gd name="T62" fmla="+- 0 16344 490"/>
                            <a:gd name="T63" fmla="*/ 16344 h 15874"/>
                            <a:gd name="T64" fmla="+- 0 11424 490"/>
                            <a:gd name="T65" fmla="*/ T64 w 10944"/>
                            <a:gd name="T66" fmla="+- 0 16354 490"/>
                            <a:gd name="T67" fmla="*/ 16354 h 15874"/>
                            <a:gd name="T68" fmla="+- 0 11424 490"/>
                            <a:gd name="T69" fmla="*/ T68 w 10944"/>
                            <a:gd name="T70" fmla="+- 0 16354 490"/>
                            <a:gd name="T71" fmla="*/ 16354 h 15874"/>
                            <a:gd name="T72" fmla="+- 0 11424 490"/>
                            <a:gd name="T73" fmla="*/ T72 w 10944"/>
                            <a:gd name="T74" fmla="+- 0 16344 490"/>
                            <a:gd name="T75" fmla="*/ 16344 h 15874"/>
                            <a:gd name="T76" fmla="+- 0 11414 490"/>
                            <a:gd name="T77" fmla="*/ T76 w 10944"/>
                            <a:gd name="T78" fmla="+- 0 16344 490"/>
                            <a:gd name="T79" fmla="*/ 16344 h 15874"/>
                            <a:gd name="T80" fmla="+- 0 499 490"/>
                            <a:gd name="T81" fmla="*/ T80 w 10944"/>
                            <a:gd name="T82" fmla="+- 0 16344 490"/>
                            <a:gd name="T83" fmla="*/ 16344 h 15874"/>
                            <a:gd name="T84" fmla="+- 0 490 490"/>
                            <a:gd name="T85" fmla="*/ T84 w 10944"/>
                            <a:gd name="T86" fmla="+- 0 16344 490"/>
                            <a:gd name="T87" fmla="*/ 16344 h 15874"/>
                            <a:gd name="T88" fmla="+- 0 490 490"/>
                            <a:gd name="T89" fmla="*/ T88 w 10944"/>
                            <a:gd name="T90" fmla="+- 0 16354 490"/>
                            <a:gd name="T91" fmla="*/ 16354 h 15874"/>
                            <a:gd name="T92" fmla="+- 0 499 490"/>
                            <a:gd name="T93" fmla="*/ T92 w 10944"/>
                            <a:gd name="T94" fmla="+- 0 16354 490"/>
                            <a:gd name="T95" fmla="*/ 16354 h 15874"/>
                            <a:gd name="T96" fmla="+- 0 499 490"/>
                            <a:gd name="T97" fmla="*/ T96 w 10944"/>
                            <a:gd name="T98" fmla="+- 0 16363 490"/>
                            <a:gd name="T99" fmla="*/ 16363 h 15874"/>
                            <a:gd name="T100" fmla="+- 0 11414 490"/>
                            <a:gd name="T101" fmla="*/ T100 w 10944"/>
                            <a:gd name="T102" fmla="+- 0 16363 490"/>
                            <a:gd name="T103" fmla="*/ 16363 h 15874"/>
                            <a:gd name="T104" fmla="+- 0 11424 490"/>
                            <a:gd name="T105" fmla="*/ T104 w 10944"/>
                            <a:gd name="T106" fmla="+- 0 16363 490"/>
                            <a:gd name="T107" fmla="*/ 16363 h 15874"/>
                            <a:gd name="T108" fmla="+- 0 11434 490"/>
                            <a:gd name="T109" fmla="*/ T108 w 10944"/>
                            <a:gd name="T110" fmla="+- 0 16363 490"/>
                            <a:gd name="T111" fmla="*/ 16363 h 15874"/>
                            <a:gd name="T112" fmla="+- 0 11434 490"/>
                            <a:gd name="T113" fmla="*/ T112 w 10944"/>
                            <a:gd name="T114" fmla="+- 0 16354 490"/>
                            <a:gd name="T115" fmla="*/ 16354 h 15874"/>
                            <a:gd name="T116" fmla="+- 0 11434 490"/>
                            <a:gd name="T117" fmla="*/ T116 w 10944"/>
                            <a:gd name="T118" fmla="+- 0 16344 490"/>
                            <a:gd name="T119" fmla="*/ 16344 h 15874"/>
                            <a:gd name="T120" fmla="+- 0 11434 490"/>
                            <a:gd name="T121" fmla="*/ T120 w 10944"/>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4" h="15874">
                              <a:moveTo>
                                <a:pt x="10934" y="0"/>
                              </a:moveTo>
                              <a:lnTo>
                                <a:pt x="10924" y="0"/>
                              </a:lnTo>
                              <a:lnTo>
                                <a:pt x="9" y="0"/>
                              </a:lnTo>
                              <a:lnTo>
                                <a:pt x="0" y="0"/>
                              </a:lnTo>
                              <a:lnTo>
                                <a:pt x="0" y="9"/>
                              </a:lnTo>
                              <a:lnTo>
                                <a:pt x="0" y="15854"/>
                              </a:lnTo>
                              <a:lnTo>
                                <a:pt x="9" y="15854"/>
                              </a:lnTo>
                              <a:lnTo>
                                <a:pt x="9" y="9"/>
                              </a:lnTo>
                              <a:lnTo>
                                <a:pt x="10924" y="9"/>
                              </a:lnTo>
                              <a:lnTo>
                                <a:pt x="10924" y="15854"/>
                              </a:lnTo>
                              <a:lnTo>
                                <a:pt x="10934" y="15854"/>
                              </a:lnTo>
                              <a:lnTo>
                                <a:pt x="10934" y="9"/>
                              </a:lnTo>
                              <a:lnTo>
                                <a:pt x="10934" y="0"/>
                              </a:lnTo>
                              <a:close/>
                              <a:moveTo>
                                <a:pt x="10944" y="9"/>
                              </a:moveTo>
                              <a:lnTo>
                                <a:pt x="10934" y="9"/>
                              </a:lnTo>
                              <a:lnTo>
                                <a:pt x="10934" y="15854"/>
                              </a:lnTo>
                              <a:lnTo>
                                <a:pt x="10934" y="15864"/>
                              </a:lnTo>
                              <a:lnTo>
                                <a:pt x="10934" y="15854"/>
                              </a:lnTo>
                              <a:lnTo>
                                <a:pt x="10924" y="15854"/>
                              </a:lnTo>
                              <a:lnTo>
                                <a:pt x="9" y="15854"/>
                              </a:lnTo>
                              <a:lnTo>
                                <a:pt x="0" y="15854"/>
                              </a:lnTo>
                              <a:lnTo>
                                <a:pt x="0" y="15864"/>
                              </a:lnTo>
                              <a:lnTo>
                                <a:pt x="9" y="15864"/>
                              </a:lnTo>
                              <a:lnTo>
                                <a:pt x="9" y="15873"/>
                              </a:lnTo>
                              <a:lnTo>
                                <a:pt x="10924" y="15873"/>
                              </a:lnTo>
                              <a:lnTo>
                                <a:pt x="10934" y="15873"/>
                              </a:lnTo>
                              <a:lnTo>
                                <a:pt x="10944" y="15873"/>
                              </a:lnTo>
                              <a:lnTo>
                                <a:pt x="10944" y="15864"/>
                              </a:lnTo>
                              <a:lnTo>
                                <a:pt x="10944" y="15854"/>
                              </a:lnTo>
                              <a:lnTo>
                                <a:pt x="1094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90F1A" id="AutoShape 6" o:spid="_x0000_s1026" style="position:absolute;margin-left:24.5pt;margin-top:24.5pt;width:547.2pt;height:793.7pt;z-index:-1588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" path="m10934,r-10,l9,,,,,9,,15854r9,l9,9r10915,l10924,15854r10,l10934,9r,-9xm10944,9r-10,l10934,15854r,10l10934,15854r-10,l9,15854r-9,l,15864r9,l9,15873r10915,l10934,15873r10,l10944,15864r,-10l10944,9xe" fillcolor="black" stroked="f">
                <v:path arrowok="t" o:connecttype="custom" o:connectlocs="6943090,311150;6936740,311150;5715,311150;0,311150;0,316865;0,10378440;5715,10378440;5715,316865;6936740,316865;6936740,10378440;6943090,10378440;6943090,316865;6943090,311150;6949440,316865;6943090,316865;6943090,10378440;6943090,10384790;6943090,10384790;6943090,10378440;6936740,10378440;5715,10378440;0,10378440;0,10384790;5715,10384790;5715,10390505;6936740,10390505;6943090,10390505;6949440,10390505;6949440,10384790;6949440,10378440;6949440,316865" o:connectangles="0,0,0,0,0,0,0,0,0,0,0,0,0,0,0,0,0,0,0,0,0,0,0,0,0,0,0,0,0,0,0"/>
                <w10:wrap anchorx="page" anchory="page"/>
              </v:shape>
            </w:pict>
          </mc:Fallback>
        </mc:AlternateContent>
      </w:r>
    </w:p>
    <w:p w14:paraId="37D3ACF1" w14:textId="7174F2FB" w:rsidR="003A62A9" w:rsidRDefault="006A2763" w:rsidP="00C323DF">
      <w:pPr>
        <w:pStyle w:val="BodyText"/>
        <w:numPr>
          <w:ilvl w:val="1"/>
          <w:numId w:val="12"/>
        </w:numPr>
        <w:spacing w:before="10"/>
        <w:rPr>
          <w:rFonts w:ascii="Arial" w:eastAsia="Arial" w:hAnsi="Arial" w:cs="Arial"/>
          <w:b/>
          <w:bCs/>
        </w:rPr>
      </w:pPr>
      <w:r w:rsidRPr="00C323DF">
        <w:rPr>
          <w:rFonts w:ascii="Arial" w:eastAsia="Arial" w:hAnsi="Arial" w:cs="Arial"/>
          <w:b/>
          <w:bCs/>
        </w:rPr>
        <w:lastRenderedPageBreak/>
        <w:t>ADVANTAGES AND DI</w:t>
      </w:r>
      <w:r w:rsidR="00791ABD" w:rsidRPr="00C323DF">
        <w:rPr>
          <w:rFonts w:ascii="Arial" w:eastAsia="Arial" w:hAnsi="Arial" w:cs="Arial"/>
          <w:b/>
          <w:bCs/>
        </w:rPr>
        <w:t>SAD</w:t>
      </w:r>
      <w:r w:rsidRPr="00C323DF">
        <w:rPr>
          <w:rFonts w:ascii="Arial" w:eastAsia="Arial" w:hAnsi="Arial" w:cs="Arial"/>
          <w:b/>
          <w:bCs/>
        </w:rPr>
        <w:t xml:space="preserve">VANTAGES OF </w:t>
      </w:r>
      <w:r w:rsidR="002166FB" w:rsidRPr="00C323DF">
        <w:rPr>
          <w:rFonts w:ascii="Arial" w:eastAsia="Arial" w:hAnsi="Arial" w:cs="Arial"/>
          <w:b/>
          <w:bCs/>
        </w:rPr>
        <w:t xml:space="preserve">THE </w:t>
      </w:r>
      <w:r w:rsidRPr="00C323DF">
        <w:rPr>
          <w:rFonts w:ascii="Arial" w:eastAsia="Arial" w:hAnsi="Arial" w:cs="Arial"/>
          <w:b/>
          <w:bCs/>
        </w:rPr>
        <w:t>SYSTEM</w:t>
      </w:r>
    </w:p>
    <w:p w14:paraId="2227F1D3" w14:textId="77777777" w:rsidR="00C323DF" w:rsidRPr="00C323DF" w:rsidRDefault="00C323DF" w:rsidP="00C323DF">
      <w:pPr>
        <w:pStyle w:val="BodyText"/>
        <w:spacing w:before="10"/>
        <w:ind w:left="1091"/>
        <w:rPr>
          <w:rFonts w:ascii="Arial" w:eastAsia="Arial" w:hAnsi="Arial" w:cs="Arial"/>
          <w:b/>
          <w:bCs/>
        </w:rPr>
      </w:pPr>
    </w:p>
    <w:p w14:paraId="4E9E793C" w14:textId="77777777" w:rsidR="003A62A9" w:rsidRDefault="003A62A9">
      <w:pPr>
        <w:pStyle w:val="BodyText"/>
        <w:spacing w:before="10"/>
        <w:rPr>
          <w:rFonts w:ascii="Arial"/>
          <w:b/>
          <w:sz w:val="37"/>
        </w:rPr>
      </w:pPr>
    </w:p>
    <w:p w14:paraId="309DCAEA" w14:textId="77777777" w:rsidR="003A62A9" w:rsidRPr="00C323DF" w:rsidRDefault="006A2763">
      <w:pPr>
        <w:pStyle w:val="Heading4"/>
        <w:rPr>
          <w:sz w:val="24"/>
          <w:szCs w:val="24"/>
        </w:rPr>
      </w:pPr>
      <w:r w:rsidRPr="00C323DF">
        <w:rPr>
          <w:sz w:val="24"/>
          <w:szCs w:val="24"/>
        </w:rPr>
        <w:t>ADVANTAGES:</w:t>
      </w:r>
    </w:p>
    <w:p w14:paraId="307E3DDD" w14:textId="77777777" w:rsidR="003A62A9" w:rsidRDefault="003A62A9">
      <w:pPr>
        <w:pStyle w:val="BodyText"/>
        <w:spacing w:before="11"/>
        <w:rPr>
          <w:rFonts w:ascii="Arial"/>
          <w:b/>
          <w:sz w:val="48"/>
        </w:rPr>
      </w:pPr>
    </w:p>
    <w:p w14:paraId="76180C5E" w14:textId="287309B8" w:rsidR="003A62A9" w:rsidRPr="00791ABD" w:rsidRDefault="006A2763" w:rsidP="00E14884">
      <w:pPr>
        <w:pStyle w:val="BodyText"/>
        <w:ind w:left="964" w:right="1247"/>
        <w:jc w:val="both"/>
        <w:rPr>
          <w:rFonts w:ascii="Times New Roman" w:hAnsi="Times New Roman" w:cs="Times New Roman"/>
          <w:sz w:val="24"/>
          <w:szCs w:val="24"/>
        </w:rPr>
      </w:pPr>
      <w:r w:rsidRPr="00791ABD">
        <w:rPr>
          <w:rFonts w:ascii="Times New Roman" w:hAnsi="Times New Roman" w:cs="Times New Roman"/>
          <w:b/>
          <w:sz w:val="24"/>
          <w:szCs w:val="24"/>
        </w:rPr>
        <w:t xml:space="preserve">Increased Accuracy: </w:t>
      </w:r>
      <w:r w:rsidR="00BC57D6">
        <w:rPr>
          <w:rFonts w:ascii="Times New Roman" w:hAnsi="Times New Roman" w:cs="Times New Roman"/>
          <w:sz w:val="24"/>
          <w:szCs w:val="24"/>
        </w:rPr>
        <w:t>ML &amp; AI</w:t>
      </w:r>
      <w:r w:rsidRPr="00791ABD">
        <w:rPr>
          <w:rFonts w:ascii="Times New Roman" w:hAnsi="Times New Roman" w:cs="Times New Roman"/>
          <w:sz w:val="24"/>
          <w:szCs w:val="24"/>
        </w:rPr>
        <w:t xml:space="preserve"> systems can achieve a high level of</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accuracy in counterfeit currency detection. They can identify subtle</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patterns</w:t>
      </w:r>
      <w:r w:rsidRPr="00791ABD">
        <w:rPr>
          <w:rFonts w:ascii="Times New Roman" w:hAnsi="Times New Roman" w:cs="Times New Roman"/>
          <w:spacing w:val="-3"/>
          <w:sz w:val="24"/>
          <w:szCs w:val="24"/>
        </w:rPr>
        <w:t xml:space="preserve"> </w:t>
      </w:r>
      <w:r w:rsidRPr="00791ABD">
        <w:rPr>
          <w:rFonts w:ascii="Times New Roman" w:hAnsi="Times New Roman" w:cs="Times New Roman"/>
          <w:sz w:val="24"/>
          <w:szCs w:val="24"/>
        </w:rPr>
        <w:t>and</w:t>
      </w:r>
      <w:r w:rsidRPr="00791ABD">
        <w:rPr>
          <w:rFonts w:ascii="Times New Roman" w:hAnsi="Times New Roman" w:cs="Times New Roman"/>
          <w:spacing w:val="-5"/>
          <w:sz w:val="24"/>
          <w:szCs w:val="24"/>
        </w:rPr>
        <w:t xml:space="preserve"> </w:t>
      </w:r>
      <w:r w:rsidRPr="00791ABD">
        <w:rPr>
          <w:rFonts w:ascii="Times New Roman" w:hAnsi="Times New Roman" w:cs="Times New Roman"/>
          <w:sz w:val="24"/>
          <w:szCs w:val="24"/>
        </w:rPr>
        <w:t>features</w:t>
      </w:r>
      <w:r w:rsidRPr="00791ABD">
        <w:rPr>
          <w:rFonts w:ascii="Times New Roman" w:hAnsi="Times New Roman" w:cs="Times New Roman"/>
          <w:spacing w:val="-3"/>
          <w:sz w:val="24"/>
          <w:szCs w:val="24"/>
        </w:rPr>
        <w:t xml:space="preserve"> </w:t>
      </w:r>
      <w:r w:rsidRPr="00791ABD">
        <w:rPr>
          <w:rFonts w:ascii="Times New Roman" w:hAnsi="Times New Roman" w:cs="Times New Roman"/>
          <w:sz w:val="24"/>
          <w:szCs w:val="24"/>
        </w:rPr>
        <w:t>that</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may</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be</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difficult</w:t>
      </w:r>
      <w:r w:rsidRPr="00791ABD">
        <w:rPr>
          <w:rFonts w:ascii="Times New Roman" w:hAnsi="Times New Roman" w:cs="Times New Roman"/>
          <w:spacing w:val="-4"/>
          <w:sz w:val="24"/>
          <w:szCs w:val="24"/>
        </w:rPr>
        <w:t xml:space="preserve"> </w:t>
      </w:r>
      <w:r w:rsidRPr="00791ABD">
        <w:rPr>
          <w:rFonts w:ascii="Times New Roman" w:hAnsi="Times New Roman" w:cs="Times New Roman"/>
          <w:sz w:val="24"/>
          <w:szCs w:val="24"/>
        </w:rPr>
        <w:t>for</w:t>
      </w:r>
      <w:r w:rsidRPr="00791ABD">
        <w:rPr>
          <w:rFonts w:ascii="Times New Roman" w:hAnsi="Times New Roman" w:cs="Times New Roman"/>
          <w:spacing w:val="-4"/>
          <w:sz w:val="24"/>
          <w:szCs w:val="24"/>
        </w:rPr>
        <w:t xml:space="preserve"> </w:t>
      </w:r>
      <w:r w:rsidRPr="00791ABD">
        <w:rPr>
          <w:rFonts w:ascii="Times New Roman" w:hAnsi="Times New Roman" w:cs="Times New Roman"/>
          <w:sz w:val="24"/>
          <w:szCs w:val="24"/>
        </w:rPr>
        <w:t>human</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inspectors</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to</w:t>
      </w:r>
      <w:r w:rsidRPr="00791ABD">
        <w:rPr>
          <w:rFonts w:ascii="Times New Roman" w:hAnsi="Times New Roman" w:cs="Times New Roman"/>
          <w:spacing w:val="-4"/>
          <w:sz w:val="24"/>
          <w:szCs w:val="24"/>
        </w:rPr>
        <w:t xml:space="preserve"> </w:t>
      </w:r>
      <w:r w:rsidRPr="00791ABD">
        <w:rPr>
          <w:rFonts w:ascii="Times New Roman" w:hAnsi="Times New Roman" w:cs="Times New Roman"/>
          <w:sz w:val="24"/>
          <w:szCs w:val="24"/>
        </w:rPr>
        <w:t>spot.</w:t>
      </w:r>
    </w:p>
    <w:p w14:paraId="139F5E20" w14:textId="5DC74FE9" w:rsidR="003A62A9" w:rsidRPr="00791ABD" w:rsidRDefault="006A2763" w:rsidP="00E14884">
      <w:pPr>
        <w:pStyle w:val="BodyText"/>
        <w:spacing w:before="239"/>
        <w:ind w:left="964" w:right="1247"/>
        <w:jc w:val="both"/>
        <w:rPr>
          <w:rFonts w:ascii="Times New Roman" w:hAnsi="Times New Roman" w:cs="Times New Roman"/>
          <w:sz w:val="24"/>
          <w:szCs w:val="24"/>
        </w:rPr>
      </w:pPr>
      <w:r w:rsidRPr="00791ABD">
        <w:rPr>
          <w:rFonts w:ascii="Times New Roman" w:hAnsi="Times New Roman" w:cs="Times New Roman"/>
          <w:b/>
          <w:sz w:val="24"/>
          <w:szCs w:val="24"/>
        </w:rPr>
        <w:t>Efficiency</w:t>
      </w:r>
      <w:r w:rsidRPr="00791ABD">
        <w:rPr>
          <w:rFonts w:ascii="Times New Roman" w:hAnsi="Times New Roman" w:cs="Times New Roman"/>
          <w:sz w:val="24"/>
          <w:szCs w:val="24"/>
        </w:rPr>
        <w:t xml:space="preserve">: </w:t>
      </w:r>
      <w:r w:rsidR="00BC57D6">
        <w:rPr>
          <w:rFonts w:ascii="Times New Roman" w:hAnsi="Times New Roman" w:cs="Times New Roman"/>
          <w:sz w:val="24"/>
          <w:szCs w:val="24"/>
        </w:rPr>
        <w:t>ML &amp; AI</w:t>
      </w:r>
      <w:r w:rsidRPr="00791ABD">
        <w:rPr>
          <w:rFonts w:ascii="Times New Roman" w:hAnsi="Times New Roman" w:cs="Times New Roman"/>
          <w:sz w:val="24"/>
          <w:szCs w:val="24"/>
        </w:rPr>
        <w:t xml:space="preserve"> systems can process a large number of currency notes</w:t>
      </w:r>
      <w:r w:rsidRPr="00791ABD">
        <w:rPr>
          <w:rFonts w:ascii="Times New Roman" w:hAnsi="Times New Roman" w:cs="Times New Roman"/>
          <w:spacing w:val="-75"/>
          <w:sz w:val="24"/>
          <w:szCs w:val="24"/>
        </w:rPr>
        <w:t xml:space="preserve"> </w:t>
      </w:r>
      <w:r w:rsidRPr="00791ABD">
        <w:rPr>
          <w:rFonts w:ascii="Times New Roman" w:hAnsi="Times New Roman" w:cs="Times New Roman"/>
          <w:sz w:val="24"/>
          <w:szCs w:val="24"/>
        </w:rPr>
        <w:t>quickly and consistently, making them ideal for high-throughput</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environments like</w:t>
      </w:r>
      <w:r w:rsidRPr="00791ABD">
        <w:rPr>
          <w:rFonts w:ascii="Times New Roman" w:hAnsi="Times New Roman" w:cs="Times New Roman"/>
          <w:spacing w:val="-3"/>
          <w:sz w:val="24"/>
          <w:szCs w:val="24"/>
        </w:rPr>
        <w:t xml:space="preserve"> </w:t>
      </w:r>
      <w:r w:rsidRPr="00791ABD">
        <w:rPr>
          <w:rFonts w:ascii="Times New Roman" w:hAnsi="Times New Roman" w:cs="Times New Roman"/>
          <w:sz w:val="24"/>
          <w:szCs w:val="24"/>
        </w:rPr>
        <w:t>banks,</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ATMs, and</w:t>
      </w:r>
      <w:r w:rsidRPr="00791ABD">
        <w:rPr>
          <w:rFonts w:ascii="Times New Roman" w:hAnsi="Times New Roman" w:cs="Times New Roman"/>
          <w:spacing w:val="-3"/>
          <w:sz w:val="24"/>
          <w:szCs w:val="24"/>
        </w:rPr>
        <w:t xml:space="preserve"> </w:t>
      </w:r>
      <w:r w:rsidRPr="00791ABD">
        <w:rPr>
          <w:rFonts w:ascii="Times New Roman" w:hAnsi="Times New Roman" w:cs="Times New Roman"/>
          <w:sz w:val="24"/>
          <w:szCs w:val="24"/>
        </w:rPr>
        <w:t>cash-handling</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businesses.</w:t>
      </w:r>
    </w:p>
    <w:p w14:paraId="63EA9B5C" w14:textId="4E1916E9" w:rsidR="003A62A9" w:rsidRPr="00791ABD" w:rsidRDefault="006A2763" w:rsidP="00E14884">
      <w:pPr>
        <w:pStyle w:val="BodyText"/>
        <w:spacing w:before="242"/>
        <w:ind w:left="964" w:right="1247"/>
        <w:jc w:val="both"/>
        <w:rPr>
          <w:rFonts w:ascii="Times New Roman" w:hAnsi="Times New Roman" w:cs="Times New Roman"/>
          <w:sz w:val="24"/>
          <w:szCs w:val="24"/>
        </w:rPr>
      </w:pPr>
      <w:r w:rsidRPr="00791ABD">
        <w:rPr>
          <w:rFonts w:ascii="Times New Roman" w:hAnsi="Times New Roman" w:cs="Times New Roman"/>
          <w:b/>
          <w:sz w:val="24"/>
          <w:szCs w:val="24"/>
        </w:rPr>
        <w:t xml:space="preserve">Reduced Human Error: </w:t>
      </w:r>
      <w:r w:rsidRPr="00791ABD">
        <w:rPr>
          <w:rFonts w:ascii="Times New Roman" w:hAnsi="Times New Roman" w:cs="Times New Roman"/>
          <w:sz w:val="24"/>
          <w:szCs w:val="24"/>
        </w:rPr>
        <w:t>Human inspectors may make mistakes or be</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 xml:space="preserve">influenced by factors such as fatigue or distractions. </w:t>
      </w:r>
      <w:r w:rsidR="00BC57D6">
        <w:rPr>
          <w:rFonts w:ascii="Times New Roman" w:hAnsi="Times New Roman" w:cs="Times New Roman"/>
          <w:sz w:val="24"/>
          <w:szCs w:val="24"/>
        </w:rPr>
        <w:t>ML &amp; AI</w:t>
      </w:r>
      <w:r w:rsidRPr="00791ABD">
        <w:rPr>
          <w:rFonts w:ascii="Times New Roman" w:hAnsi="Times New Roman" w:cs="Times New Roman"/>
          <w:sz w:val="24"/>
          <w:szCs w:val="24"/>
        </w:rPr>
        <w:t xml:space="preserve"> systems, once</w:t>
      </w:r>
      <w:r w:rsidRPr="00791ABD">
        <w:rPr>
          <w:rFonts w:ascii="Times New Roman" w:hAnsi="Times New Roman" w:cs="Times New Roman"/>
          <w:spacing w:val="-75"/>
          <w:sz w:val="24"/>
          <w:szCs w:val="24"/>
        </w:rPr>
        <w:t xml:space="preserve"> </w:t>
      </w:r>
      <w:r w:rsidRPr="00791ABD">
        <w:rPr>
          <w:rFonts w:ascii="Times New Roman" w:hAnsi="Times New Roman" w:cs="Times New Roman"/>
          <w:sz w:val="24"/>
          <w:szCs w:val="24"/>
        </w:rPr>
        <w:t>properly</w:t>
      </w:r>
      <w:r w:rsidRPr="00791ABD">
        <w:rPr>
          <w:rFonts w:ascii="Times New Roman" w:hAnsi="Times New Roman" w:cs="Times New Roman"/>
          <w:spacing w:val="-4"/>
          <w:sz w:val="24"/>
          <w:szCs w:val="24"/>
        </w:rPr>
        <w:t xml:space="preserve"> </w:t>
      </w:r>
      <w:r w:rsidRPr="00791ABD">
        <w:rPr>
          <w:rFonts w:ascii="Times New Roman" w:hAnsi="Times New Roman" w:cs="Times New Roman"/>
          <w:sz w:val="24"/>
          <w:szCs w:val="24"/>
        </w:rPr>
        <w:t>trained,</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maintain</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their accuracy</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and</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consistency.</w:t>
      </w:r>
    </w:p>
    <w:p w14:paraId="3A56F8EE" w14:textId="55FD2423" w:rsidR="003A62A9" w:rsidRPr="00791ABD" w:rsidRDefault="006A2763" w:rsidP="00E14884">
      <w:pPr>
        <w:pStyle w:val="BodyText"/>
        <w:spacing w:before="239"/>
        <w:ind w:left="964" w:right="1247"/>
        <w:jc w:val="both"/>
        <w:rPr>
          <w:rFonts w:ascii="Times New Roman" w:hAnsi="Times New Roman" w:cs="Times New Roman"/>
          <w:sz w:val="24"/>
          <w:szCs w:val="24"/>
        </w:rPr>
      </w:pPr>
      <w:r w:rsidRPr="00791ABD">
        <w:rPr>
          <w:rFonts w:ascii="Times New Roman" w:hAnsi="Times New Roman" w:cs="Times New Roman"/>
          <w:b/>
          <w:sz w:val="24"/>
          <w:szCs w:val="24"/>
        </w:rPr>
        <w:t xml:space="preserve">Cost-Efficiency: </w:t>
      </w:r>
      <w:r w:rsidRPr="00791ABD">
        <w:rPr>
          <w:rFonts w:ascii="Times New Roman" w:hAnsi="Times New Roman" w:cs="Times New Roman"/>
          <w:sz w:val="24"/>
          <w:szCs w:val="24"/>
        </w:rPr>
        <w:t xml:space="preserve">Over time, </w:t>
      </w:r>
      <w:r w:rsidR="00BC57D6">
        <w:rPr>
          <w:rFonts w:ascii="Times New Roman" w:hAnsi="Times New Roman" w:cs="Times New Roman"/>
          <w:sz w:val="24"/>
          <w:szCs w:val="24"/>
        </w:rPr>
        <w:t>ML &amp; AI</w:t>
      </w:r>
      <w:r w:rsidRPr="00791ABD">
        <w:rPr>
          <w:rFonts w:ascii="Times New Roman" w:hAnsi="Times New Roman" w:cs="Times New Roman"/>
          <w:sz w:val="24"/>
          <w:szCs w:val="24"/>
        </w:rPr>
        <w:t xml:space="preserve"> systems can be more cost-effective</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 xml:space="preserve">than hiring and training human inspectors. They reduce </w:t>
      </w:r>
      <w:proofErr w:type="spellStart"/>
      <w:r w:rsidR="000F7E03">
        <w:rPr>
          <w:rFonts w:ascii="Times New Roman" w:hAnsi="Times New Roman" w:cs="Times New Roman"/>
          <w:sz w:val="24"/>
          <w:szCs w:val="24"/>
        </w:rPr>
        <w:t>labour</w:t>
      </w:r>
      <w:proofErr w:type="spellEnd"/>
      <w:r w:rsidRPr="00791ABD">
        <w:rPr>
          <w:rFonts w:ascii="Times New Roman" w:hAnsi="Times New Roman" w:cs="Times New Roman"/>
          <w:sz w:val="24"/>
          <w:szCs w:val="24"/>
        </w:rPr>
        <w:t xml:space="preserve"> costs and</w:t>
      </w:r>
      <w:r w:rsidRPr="00791ABD">
        <w:rPr>
          <w:rFonts w:ascii="Times New Roman" w:hAnsi="Times New Roman" w:cs="Times New Roman"/>
          <w:spacing w:val="-75"/>
          <w:sz w:val="24"/>
          <w:szCs w:val="24"/>
        </w:rPr>
        <w:t xml:space="preserve"> </w:t>
      </w:r>
      <w:r w:rsidRPr="00791ABD">
        <w:rPr>
          <w:rFonts w:ascii="Times New Roman" w:hAnsi="Times New Roman" w:cs="Times New Roman"/>
          <w:sz w:val="24"/>
          <w:szCs w:val="24"/>
        </w:rPr>
        <w:t>can</w:t>
      </w:r>
      <w:r w:rsidRPr="00791ABD">
        <w:rPr>
          <w:rFonts w:ascii="Times New Roman" w:hAnsi="Times New Roman" w:cs="Times New Roman"/>
          <w:spacing w:val="-3"/>
          <w:sz w:val="24"/>
          <w:szCs w:val="24"/>
        </w:rPr>
        <w:t xml:space="preserve"> </w:t>
      </w:r>
      <w:r w:rsidRPr="00791ABD">
        <w:rPr>
          <w:rFonts w:ascii="Times New Roman" w:hAnsi="Times New Roman" w:cs="Times New Roman"/>
          <w:sz w:val="24"/>
          <w:szCs w:val="24"/>
        </w:rPr>
        <w:t>operate</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24/7</w:t>
      </w:r>
      <w:r w:rsidRPr="00791ABD">
        <w:rPr>
          <w:rFonts w:ascii="Times New Roman" w:hAnsi="Times New Roman" w:cs="Times New Roman"/>
          <w:spacing w:val="-4"/>
          <w:sz w:val="24"/>
          <w:szCs w:val="24"/>
        </w:rPr>
        <w:t xml:space="preserve"> </w:t>
      </w:r>
      <w:r w:rsidRPr="00791ABD">
        <w:rPr>
          <w:rFonts w:ascii="Times New Roman" w:hAnsi="Times New Roman" w:cs="Times New Roman"/>
          <w:sz w:val="24"/>
          <w:szCs w:val="24"/>
        </w:rPr>
        <w:t>without</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rest.</w:t>
      </w:r>
    </w:p>
    <w:p w14:paraId="35989A81" w14:textId="5FF97FE1" w:rsidR="003A62A9" w:rsidRPr="00791ABD" w:rsidRDefault="006A2763" w:rsidP="00E14884">
      <w:pPr>
        <w:pStyle w:val="BodyText"/>
        <w:spacing w:before="239"/>
        <w:ind w:left="964" w:right="1247"/>
        <w:jc w:val="both"/>
        <w:rPr>
          <w:rFonts w:ascii="Times New Roman" w:hAnsi="Times New Roman" w:cs="Times New Roman"/>
          <w:sz w:val="24"/>
          <w:szCs w:val="24"/>
        </w:rPr>
      </w:pPr>
      <w:r w:rsidRPr="00791ABD">
        <w:rPr>
          <w:rFonts w:ascii="Times New Roman" w:hAnsi="Times New Roman" w:cs="Times New Roman"/>
          <w:b/>
          <w:sz w:val="24"/>
          <w:szCs w:val="24"/>
        </w:rPr>
        <w:t xml:space="preserve">Quick Response: </w:t>
      </w:r>
      <w:r w:rsidR="00BC57D6">
        <w:rPr>
          <w:rFonts w:ascii="Times New Roman" w:hAnsi="Times New Roman" w:cs="Times New Roman"/>
          <w:sz w:val="24"/>
          <w:szCs w:val="24"/>
        </w:rPr>
        <w:t>ML &amp; AI</w:t>
      </w:r>
      <w:r w:rsidRPr="00791ABD">
        <w:rPr>
          <w:rFonts w:ascii="Times New Roman" w:hAnsi="Times New Roman" w:cs="Times New Roman"/>
          <w:sz w:val="24"/>
          <w:szCs w:val="24"/>
        </w:rPr>
        <w:t xml:space="preserve"> systems can detect counterfeit currency in </w:t>
      </w:r>
      <w:r w:rsidR="00487DAD">
        <w:rPr>
          <w:rFonts w:ascii="Times New Roman" w:hAnsi="Times New Roman" w:cs="Times New Roman"/>
          <w:sz w:val="24"/>
          <w:szCs w:val="24"/>
        </w:rPr>
        <w:t>real-time</w:t>
      </w:r>
      <w:r w:rsidRPr="00791ABD">
        <w:rPr>
          <w:rFonts w:ascii="Times New Roman" w:hAnsi="Times New Roman" w:cs="Times New Roman"/>
          <w:sz w:val="24"/>
          <w:szCs w:val="24"/>
        </w:rPr>
        <w:t>, leading to immediate alerts and actions, which is crucial in</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preventing</w:t>
      </w:r>
      <w:r w:rsidRPr="00791ABD">
        <w:rPr>
          <w:rFonts w:ascii="Times New Roman" w:hAnsi="Times New Roman" w:cs="Times New Roman"/>
          <w:spacing w:val="-3"/>
          <w:sz w:val="24"/>
          <w:szCs w:val="24"/>
        </w:rPr>
        <w:t xml:space="preserve"> </w:t>
      </w:r>
      <w:r w:rsidRPr="00791ABD">
        <w:rPr>
          <w:rFonts w:ascii="Times New Roman" w:hAnsi="Times New Roman" w:cs="Times New Roman"/>
          <w:sz w:val="24"/>
          <w:szCs w:val="24"/>
        </w:rPr>
        <w:t>the</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further</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circulation of</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fake</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notes.</w:t>
      </w:r>
    </w:p>
    <w:p w14:paraId="3A6C0AC0" w14:textId="77777777" w:rsidR="003A62A9" w:rsidRPr="00791ABD" w:rsidRDefault="006A2763" w:rsidP="00E14884">
      <w:pPr>
        <w:pStyle w:val="BodyText"/>
        <w:spacing w:before="241"/>
        <w:ind w:left="964" w:right="1247"/>
        <w:jc w:val="both"/>
        <w:rPr>
          <w:rFonts w:ascii="Times New Roman" w:hAnsi="Times New Roman" w:cs="Times New Roman"/>
          <w:sz w:val="24"/>
          <w:szCs w:val="24"/>
        </w:rPr>
      </w:pPr>
      <w:r w:rsidRPr="00791ABD">
        <w:rPr>
          <w:rFonts w:ascii="Times New Roman" w:hAnsi="Times New Roman" w:cs="Times New Roman"/>
          <w:b/>
          <w:sz w:val="24"/>
          <w:szCs w:val="24"/>
        </w:rPr>
        <w:t xml:space="preserve">Adaptability: </w:t>
      </w:r>
      <w:r w:rsidRPr="00791ABD">
        <w:rPr>
          <w:rFonts w:ascii="Times New Roman" w:hAnsi="Times New Roman" w:cs="Times New Roman"/>
          <w:sz w:val="24"/>
          <w:szCs w:val="24"/>
        </w:rPr>
        <w:t>Machine learning models can adapt to new counterfeit</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techniques. When provided with updated training data, they can learn to</w:t>
      </w:r>
      <w:r w:rsidRPr="00791ABD">
        <w:rPr>
          <w:rFonts w:ascii="Times New Roman" w:hAnsi="Times New Roman" w:cs="Times New Roman"/>
          <w:spacing w:val="-75"/>
          <w:sz w:val="24"/>
          <w:szCs w:val="24"/>
        </w:rPr>
        <w:t xml:space="preserve"> </w:t>
      </w:r>
      <w:r w:rsidRPr="00791ABD">
        <w:rPr>
          <w:rFonts w:ascii="Times New Roman" w:hAnsi="Times New Roman" w:cs="Times New Roman"/>
          <w:sz w:val="24"/>
          <w:szCs w:val="24"/>
        </w:rPr>
        <w:t>detect</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new</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variations</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of</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counterfeit</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currency.</w:t>
      </w:r>
    </w:p>
    <w:p w14:paraId="5DE530F4" w14:textId="77777777" w:rsidR="003A62A9" w:rsidRDefault="003A62A9">
      <w:pPr>
        <w:sectPr w:rsidR="003A62A9" w:rsidSect="008E1917">
          <w:pgSz w:w="11920" w:h="16850"/>
          <w:pgMar w:top="1600" w:right="640" w:bottom="520" w:left="800" w:header="0" w:footer="333" w:gutter="0"/>
          <w:pgBorders w:offsetFrom="page">
            <w:top w:val="single" w:sz="4" w:space="24" w:color="auto"/>
            <w:left w:val="single" w:sz="4" w:space="24" w:color="auto"/>
            <w:bottom w:val="single" w:sz="4" w:space="24" w:color="auto"/>
            <w:right w:val="single" w:sz="4" w:space="24" w:color="auto"/>
          </w:pgBorders>
          <w:cols w:space="720"/>
        </w:sectPr>
      </w:pPr>
    </w:p>
    <w:p w14:paraId="3C93EC3D" w14:textId="2FFA7062" w:rsidR="003A62A9" w:rsidRDefault="00CA33E0">
      <w:pPr>
        <w:pStyle w:val="BodyText"/>
        <w:rPr>
          <w:sz w:val="20"/>
        </w:rPr>
      </w:pPr>
      <w:r>
        <w:rPr>
          <w:noProof/>
        </w:rPr>
        <w:lastRenderedPageBreak/>
        <mc:AlternateContent>
          <mc:Choice Requires="wps">
            <w:drawing>
              <wp:anchor distT="0" distB="0" distL="114300" distR="114300" simplePos="0" relativeHeight="487429120" behindDoc="1" locked="0" layoutInCell="1" allowOverlap="1" wp14:anchorId="271BC1C9" wp14:editId="757F4EAE">
                <wp:simplePos x="0" y="0"/>
                <wp:positionH relativeFrom="page">
                  <wp:posOffset>311150</wp:posOffset>
                </wp:positionH>
                <wp:positionV relativeFrom="page">
                  <wp:posOffset>311150</wp:posOffset>
                </wp:positionV>
                <wp:extent cx="6949440" cy="10079990"/>
                <wp:effectExtent l="0" t="0" r="0" b="0"/>
                <wp:wrapNone/>
                <wp:docPr id="1651290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0079990"/>
                        </a:xfrm>
                        <a:custGeom>
                          <a:avLst/>
                          <a:gdLst>
                            <a:gd name="T0" fmla="+- 0 11424 490"/>
                            <a:gd name="T1" fmla="*/ T0 w 10944"/>
                            <a:gd name="T2" fmla="+- 0 490 490"/>
                            <a:gd name="T3" fmla="*/ 490 h 15874"/>
                            <a:gd name="T4" fmla="+- 0 11414 490"/>
                            <a:gd name="T5" fmla="*/ T4 w 10944"/>
                            <a:gd name="T6" fmla="+- 0 490 490"/>
                            <a:gd name="T7" fmla="*/ 490 h 15874"/>
                            <a:gd name="T8" fmla="+- 0 499 490"/>
                            <a:gd name="T9" fmla="*/ T8 w 10944"/>
                            <a:gd name="T10" fmla="+- 0 490 490"/>
                            <a:gd name="T11" fmla="*/ 490 h 15874"/>
                            <a:gd name="T12" fmla="+- 0 490 490"/>
                            <a:gd name="T13" fmla="*/ T12 w 10944"/>
                            <a:gd name="T14" fmla="+- 0 490 490"/>
                            <a:gd name="T15" fmla="*/ 490 h 15874"/>
                            <a:gd name="T16" fmla="+- 0 490 490"/>
                            <a:gd name="T17" fmla="*/ T16 w 10944"/>
                            <a:gd name="T18" fmla="+- 0 499 490"/>
                            <a:gd name="T19" fmla="*/ 499 h 15874"/>
                            <a:gd name="T20" fmla="+- 0 490 490"/>
                            <a:gd name="T21" fmla="*/ T20 w 10944"/>
                            <a:gd name="T22" fmla="+- 0 16344 490"/>
                            <a:gd name="T23" fmla="*/ 16344 h 15874"/>
                            <a:gd name="T24" fmla="+- 0 499 490"/>
                            <a:gd name="T25" fmla="*/ T24 w 10944"/>
                            <a:gd name="T26" fmla="+- 0 16344 490"/>
                            <a:gd name="T27" fmla="*/ 16344 h 15874"/>
                            <a:gd name="T28" fmla="+- 0 499 490"/>
                            <a:gd name="T29" fmla="*/ T28 w 10944"/>
                            <a:gd name="T30" fmla="+- 0 499 490"/>
                            <a:gd name="T31" fmla="*/ 499 h 15874"/>
                            <a:gd name="T32" fmla="+- 0 11414 490"/>
                            <a:gd name="T33" fmla="*/ T32 w 10944"/>
                            <a:gd name="T34" fmla="+- 0 499 490"/>
                            <a:gd name="T35" fmla="*/ 499 h 15874"/>
                            <a:gd name="T36" fmla="+- 0 11414 490"/>
                            <a:gd name="T37" fmla="*/ T36 w 10944"/>
                            <a:gd name="T38" fmla="+- 0 16344 490"/>
                            <a:gd name="T39" fmla="*/ 16344 h 15874"/>
                            <a:gd name="T40" fmla="+- 0 11424 490"/>
                            <a:gd name="T41" fmla="*/ T40 w 10944"/>
                            <a:gd name="T42" fmla="+- 0 16344 490"/>
                            <a:gd name="T43" fmla="*/ 16344 h 15874"/>
                            <a:gd name="T44" fmla="+- 0 11424 490"/>
                            <a:gd name="T45" fmla="*/ T44 w 10944"/>
                            <a:gd name="T46" fmla="+- 0 499 490"/>
                            <a:gd name="T47" fmla="*/ 499 h 15874"/>
                            <a:gd name="T48" fmla="+- 0 11424 490"/>
                            <a:gd name="T49" fmla="*/ T48 w 10944"/>
                            <a:gd name="T50" fmla="+- 0 490 490"/>
                            <a:gd name="T51" fmla="*/ 490 h 15874"/>
                            <a:gd name="T52" fmla="+- 0 11434 490"/>
                            <a:gd name="T53" fmla="*/ T52 w 10944"/>
                            <a:gd name="T54" fmla="+- 0 499 490"/>
                            <a:gd name="T55" fmla="*/ 499 h 15874"/>
                            <a:gd name="T56" fmla="+- 0 11424 490"/>
                            <a:gd name="T57" fmla="*/ T56 w 10944"/>
                            <a:gd name="T58" fmla="+- 0 499 490"/>
                            <a:gd name="T59" fmla="*/ 499 h 15874"/>
                            <a:gd name="T60" fmla="+- 0 11424 490"/>
                            <a:gd name="T61" fmla="*/ T60 w 10944"/>
                            <a:gd name="T62" fmla="+- 0 16344 490"/>
                            <a:gd name="T63" fmla="*/ 16344 h 15874"/>
                            <a:gd name="T64" fmla="+- 0 11424 490"/>
                            <a:gd name="T65" fmla="*/ T64 w 10944"/>
                            <a:gd name="T66" fmla="+- 0 16354 490"/>
                            <a:gd name="T67" fmla="*/ 16354 h 15874"/>
                            <a:gd name="T68" fmla="+- 0 11424 490"/>
                            <a:gd name="T69" fmla="*/ T68 w 10944"/>
                            <a:gd name="T70" fmla="+- 0 16354 490"/>
                            <a:gd name="T71" fmla="*/ 16354 h 15874"/>
                            <a:gd name="T72" fmla="+- 0 11424 490"/>
                            <a:gd name="T73" fmla="*/ T72 w 10944"/>
                            <a:gd name="T74" fmla="+- 0 16344 490"/>
                            <a:gd name="T75" fmla="*/ 16344 h 15874"/>
                            <a:gd name="T76" fmla="+- 0 11414 490"/>
                            <a:gd name="T77" fmla="*/ T76 w 10944"/>
                            <a:gd name="T78" fmla="+- 0 16344 490"/>
                            <a:gd name="T79" fmla="*/ 16344 h 15874"/>
                            <a:gd name="T80" fmla="+- 0 499 490"/>
                            <a:gd name="T81" fmla="*/ T80 w 10944"/>
                            <a:gd name="T82" fmla="+- 0 16344 490"/>
                            <a:gd name="T83" fmla="*/ 16344 h 15874"/>
                            <a:gd name="T84" fmla="+- 0 490 490"/>
                            <a:gd name="T85" fmla="*/ T84 w 10944"/>
                            <a:gd name="T86" fmla="+- 0 16344 490"/>
                            <a:gd name="T87" fmla="*/ 16344 h 15874"/>
                            <a:gd name="T88" fmla="+- 0 490 490"/>
                            <a:gd name="T89" fmla="*/ T88 w 10944"/>
                            <a:gd name="T90" fmla="+- 0 16354 490"/>
                            <a:gd name="T91" fmla="*/ 16354 h 15874"/>
                            <a:gd name="T92" fmla="+- 0 499 490"/>
                            <a:gd name="T93" fmla="*/ T92 w 10944"/>
                            <a:gd name="T94" fmla="+- 0 16354 490"/>
                            <a:gd name="T95" fmla="*/ 16354 h 15874"/>
                            <a:gd name="T96" fmla="+- 0 499 490"/>
                            <a:gd name="T97" fmla="*/ T96 w 10944"/>
                            <a:gd name="T98" fmla="+- 0 16363 490"/>
                            <a:gd name="T99" fmla="*/ 16363 h 15874"/>
                            <a:gd name="T100" fmla="+- 0 11414 490"/>
                            <a:gd name="T101" fmla="*/ T100 w 10944"/>
                            <a:gd name="T102" fmla="+- 0 16363 490"/>
                            <a:gd name="T103" fmla="*/ 16363 h 15874"/>
                            <a:gd name="T104" fmla="+- 0 11424 490"/>
                            <a:gd name="T105" fmla="*/ T104 w 10944"/>
                            <a:gd name="T106" fmla="+- 0 16363 490"/>
                            <a:gd name="T107" fmla="*/ 16363 h 15874"/>
                            <a:gd name="T108" fmla="+- 0 11434 490"/>
                            <a:gd name="T109" fmla="*/ T108 w 10944"/>
                            <a:gd name="T110" fmla="+- 0 16363 490"/>
                            <a:gd name="T111" fmla="*/ 16363 h 15874"/>
                            <a:gd name="T112" fmla="+- 0 11434 490"/>
                            <a:gd name="T113" fmla="*/ T112 w 10944"/>
                            <a:gd name="T114" fmla="+- 0 16354 490"/>
                            <a:gd name="T115" fmla="*/ 16354 h 15874"/>
                            <a:gd name="T116" fmla="+- 0 11434 490"/>
                            <a:gd name="T117" fmla="*/ T116 w 10944"/>
                            <a:gd name="T118" fmla="+- 0 16344 490"/>
                            <a:gd name="T119" fmla="*/ 16344 h 15874"/>
                            <a:gd name="T120" fmla="+- 0 11434 490"/>
                            <a:gd name="T121" fmla="*/ T120 w 10944"/>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4" h="15874">
                              <a:moveTo>
                                <a:pt x="10934" y="0"/>
                              </a:moveTo>
                              <a:lnTo>
                                <a:pt x="10924" y="0"/>
                              </a:lnTo>
                              <a:lnTo>
                                <a:pt x="9" y="0"/>
                              </a:lnTo>
                              <a:lnTo>
                                <a:pt x="0" y="0"/>
                              </a:lnTo>
                              <a:lnTo>
                                <a:pt x="0" y="9"/>
                              </a:lnTo>
                              <a:lnTo>
                                <a:pt x="0" y="15854"/>
                              </a:lnTo>
                              <a:lnTo>
                                <a:pt x="9" y="15854"/>
                              </a:lnTo>
                              <a:lnTo>
                                <a:pt x="9" y="9"/>
                              </a:lnTo>
                              <a:lnTo>
                                <a:pt x="10924" y="9"/>
                              </a:lnTo>
                              <a:lnTo>
                                <a:pt x="10924" y="15854"/>
                              </a:lnTo>
                              <a:lnTo>
                                <a:pt x="10934" y="15854"/>
                              </a:lnTo>
                              <a:lnTo>
                                <a:pt x="10934" y="9"/>
                              </a:lnTo>
                              <a:lnTo>
                                <a:pt x="10934" y="0"/>
                              </a:lnTo>
                              <a:close/>
                              <a:moveTo>
                                <a:pt x="10944" y="9"/>
                              </a:moveTo>
                              <a:lnTo>
                                <a:pt x="10934" y="9"/>
                              </a:lnTo>
                              <a:lnTo>
                                <a:pt x="10934" y="15854"/>
                              </a:lnTo>
                              <a:lnTo>
                                <a:pt x="10934" y="15864"/>
                              </a:lnTo>
                              <a:lnTo>
                                <a:pt x="10934" y="15854"/>
                              </a:lnTo>
                              <a:lnTo>
                                <a:pt x="10924" y="15854"/>
                              </a:lnTo>
                              <a:lnTo>
                                <a:pt x="9" y="15854"/>
                              </a:lnTo>
                              <a:lnTo>
                                <a:pt x="0" y="15854"/>
                              </a:lnTo>
                              <a:lnTo>
                                <a:pt x="0" y="15864"/>
                              </a:lnTo>
                              <a:lnTo>
                                <a:pt x="9" y="15864"/>
                              </a:lnTo>
                              <a:lnTo>
                                <a:pt x="9" y="15873"/>
                              </a:lnTo>
                              <a:lnTo>
                                <a:pt x="10924" y="15873"/>
                              </a:lnTo>
                              <a:lnTo>
                                <a:pt x="10934" y="15873"/>
                              </a:lnTo>
                              <a:lnTo>
                                <a:pt x="10944" y="15873"/>
                              </a:lnTo>
                              <a:lnTo>
                                <a:pt x="10944" y="15864"/>
                              </a:lnTo>
                              <a:lnTo>
                                <a:pt x="10944" y="15854"/>
                              </a:lnTo>
                              <a:lnTo>
                                <a:pt x="1094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DB7C3" id="AutoShape 5" o:spid="_x0000_s1026" style="position:absolute;margin-left:24.5pt;margin-top:24.5pt;width:547.2pt;height:793.7pt;z-index:-1588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" path="m10934,r-10,l9,,,,,9,,15854r9,l9,9r10915,l10924,15854r10,l10934,9r,-9xm10944,9r-10,l10934,15854r,10l10934,15854r-10,l9,15854r-9,l,15864r9,l9,15873r10915,l10934,15873r10,l10944,15864r,-10l10944,9xe" fillcolor="black" stroked="f">
                <v:path arrowok="t" o:connecttype="custom" o:connectlocs="6943090,311150;6936740,311150;5715,311150;0,311150;0,316865;0,10378440;5715,10378440;5715,316865;6936740,316865;6936740,10378440;6943090,10378440;6943090,316865;6943090,311150;6949440,316865;6943090,316865;6943090,10378440;6943090,10384790;6943090,10384790;6943090,10378440;6936740,10378440;5715,10378440;0,10378440;0,10384790;5715,10384790;5715,10390505;6936740,10390505;6943090,10390505;6949440,10390505;6949440,10384790;6949440,10378440;6949440,316865" o:connectangles="0,0,0,0,0,0,0,0,0,0,0,0,0,0,0,0,0,0,0,0,0,0,0,0,0,0,0,0,0,0,0"/>
                <w10:wrap anchorx="page" anchory="page"/>
              </v:shape>
            </w:pict>
          </mc:Fallback>
        </mc:AlternateContent>
      </w:r>
    </w:p>
    <w:p w14:paraId="11DAB3B5" w14:textId="77777777" w:rsidR="003A62A9" w:rsidRDefault="003A62A9">
      <w:pPr>
        <w:pStyle w:val="BodyText"/>
        <w:spacing w:before="6"/>
        <w:rPr>
          <w:sz w:val="22"/>
        </w:rPr>
      </w:pPr>
    </w:p>
    <w:p w14:paraId="0E2CEE8A" w14:textId="0E10F98E" w:rsidR="003A62A9" w:rsidRPr="00C323DF" w:rsidRDefault="00884A5A" w:rsidP="00884A5A">
      <w:pPr>
        <w:pStyle w:val="Heading4"/>
        <w:spacing w:before="89"/>
        <w:ind w:left="0"/>
        <w:rPr>
          <w:sz w:val="24"/>
          <w:szCs w:val="24"/>
        </w:rPr>
      </w:pPr>
      <w:r>
        <w:t xml:space="preserve">       </w:t>
      </w:r>
      <w:r w:rsidR="00791ABD">
        <w:tab/>
        <w:t xml:space="preserve">   </w:t>
      </w:r>
      <w:r w:rsidRPr="00C323DF">
        <w:rPr>
          <w:sz w:val="24"/>
          <w:szCs w:val="24"/>
        </w:rPr>
        <w:t>DISADVANTAGES:</w:t>
      </w:r>
    </w:p>
    <w:p w14:paraId="2A7824C1" w14:textId="77777777" w:rsidR="00E14884" w:rsidRDefault="00E14884">
      <w:pPr>
        <w:pStyle w:val="Heading4"/>
        <w:spacing w:before="89"/>
      </w:pPr>
    </w:p>
    <w:p w14:paraId="6CC7D80E" w14:textId="15C5B400" w:rsidR="003A62A9" w:rsidRPr="00791ABD" w:rsidRDefault="006A2763" w:rsidP="0001293B">
      <w:pPr>
        <w:spacing w:before="242"/>
        <w:ind w:left="964" w:right="1247"/>
        <w:jc w:val="both"/>
        <w:rPr>
          <w:rFonts w:ascii="Times New Roman" w:hAnsi="Times New Roman" w:cs="Times New Roman"/>
          <w:sz w:val="24"/>
          <w:szCs w:val="24"/>
        </w:rPr>
      </w:pPr>
      <w:r w:rsidRPr="00791ABD">
        <w:rPr>
          <w:rFonts w:ascii="Times New Roman" w:hAnsi="Times New Roman" w:cs="Times New Roman"/>
          <w:b/>
          <w:sz w:val="24"/>
          <w:szCs w:val="24"/>
        </w:rPr>
        <w:t xml:space="preserve">Cost of Implementation: </w:t>
      </w:r>
      <w:r w:rsidRPr="00791ABD">
        <w:rPr>
          <w:rFonts w:ascii="Times New Roman" w:hAnsi="Times New Roman" w:cs="Times New Roman"/>
          <w:sz w:val="24"/>
          <w:szCs w:val="24"/>
        </w:rPr>
        <w:t xml:space="preserve">Setting up an </w:t>
      </w:r>
      <w:r w:rsidR="00BC57D6">
        <w:rPr>
          <w:rFonts w:ascii="Times New Roman" w:hAnsi="Times New Roman" w:cs="Times New Roman"/>
          <w:sz w:val="24"/>
          <w:szCs w:val="24"/>
        </w:rPr>
        <w:t>ML &amp; AI</w:t>
      </w:r>
      <w:r w:rsidRPr="00791ABD">
        <w:rPr>
          <w:rFonts w:ascii="Times New Roman" w:hAnsi="Times New Roman" w:cs="Times New Roman"/>
          <w:sz w:val="24"/>
          <w:szCs w:val="24"/>
        </w:rPr>
        <w:t xml:space="preserve"> system for fake</w:t>
      </w:r>
      <w:r w:rsidRPr="00791ABD">
        <w:rPr>
          <w:rFonts w:ascii="Times New Roman" w:hAnsi="Times New Roman" w:cs="Times New Roman"/>
          <w:spacing w:val="-81"/>
          <w:sz w:val="24"/>
          <w:szCs w:val="24"/>
        </w:rPr>
        <w:t xml:space="preserve"> </w:t>
      </w:r>
      <w:r w:rsidRPr="00791ABD">
        <w:rPr>
          <w:rFonts w:ascii="Times New Roman" w:hAnsi="Times New Roman" w:cs="Times New Roman"/>
          <w:sz w:val="24"/>
          <w:szCs w:val="24"/>
        </w:rPr>
        <w:t>currency detection can be expensive, involving the cost of</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hardware,</w:t>
      </w:r>
      <w:r w:rsidRPr="00791ABD">
        <w:rPr>
          <w:rFonts w:ascii="Times New Roman" w:hAnsi="Times New Roman" w:cs="Times New Roman"/>
          <w:spacing w:val="-5"/>
          <w:sz w:val="24"/>
          <w:szCs w:val="24"/>
        </w:rPr>
        <w:t xml:space="preserve"> </w:t>
      </w:r>
      <w:r w:rsidRPr="00791ABD">
        <w:rPr>
          <w:rFonts w:ascii="Times New Roman" w:hAnsi="Times New Roman" w:cs="Times New Roman"/>
          <w:sz w:val="24"/>
          <w:szCs w:val="24"/>
        </w:rPr>
        <w:t>software,</w:t>
      </w:r>
      <w:r w:rsidRPr="00791ABD">
        <w:rPr>
          <w:rFonts w:ascii="Times New Roman" w:hAnsi="Times New Roman" w:cs="Times New Roman"/>
          <w:spacing w:val="-4"/>
          <w:sz w:val="24"/>
          <w:szCs w:val="24"/>
        </w:rPr>
        <w:t xml:space="preserve"> </w:t>
      </w:r>
      <w:r w:rsidRPr="00791ABD">
        <w:rPr>
          <w:rFonts w:ascii="Times New Roman" w:hAnsi="Times New Roman" w:cs="Times New Roman"/>
          <w:sz w:val="24"/>
          <w:szCs w:val="24"/>
        </w:rPr>
        <w:t>data</w:t>
      </w:r>
      <w:r w:rsidRPr="00791ABD">
        <w:rPr>
          <w:rFonts w:ascii="Times New Roman" w:hAnsi="Times New Roman" w:cs="Times New Roman"/>
          <w:spacing w:val="-3"/>
          <w:sz w:val="24"/>
          <w:szCs w:val="24"/>
        </w:rPr>
        <w:t xml:space="preserve"> </w:t>
      </w:r>
      <w:r w:rsidRPr="00791ABD">
        <w:rPr>
          <w:rFonts w:ascii="Times New Roman" w:hAnsi="Times New Roman" w:cs="Times New Roman"/>
          <w:sz w:val="24"/>
          <w:szCs w:val="24"/>
        </w:rPr>
        <w:t>collection,</w:t>
      </w:r>
      <w:r w:rsidRPr="00791ABD">
        <w:rPr>
          <w:rFonts w:ascii="Times New Roman" w:hAnsi="Times New Roman" w:cs="Times New Roman"/>
          <w:spacing w:val="-5"/>
          <w:sz w:val="24"/>
          <w:szCs w:val="24"/>
        </w:rPr>
        <w:t xml:space="preserve"> </w:t>
      </w:r>
      <w:r w:rsidRPr="00791ABD">
        <w:rPr>
          <w:rFonts w:ascii="Times New Roman" w:hAnsi="Times New Roman" w:cs="Times New Roman"/>
          <w:sz w:val="24"/>
          <w:szCs w:val="24"/>
        </w:rPr>
        <w:t>and</w:t>
      </w:r>
      <w:r w:rsidRPr="00791ABD">
        <w:rPr>
          <w:rFonts w:ascii="Times New Roman" w:hAnsi="Times New Roman" w:cs="Times New Roman"/>
          <w:spacing w:val="-5"/>
          <w:sz w:val="24"/>
          <w:szCs w:val="24"/>
        </w:rPr>
        <w:t xml:space="preserve"> </w:t>
      </w:r>
      <w:r w:rsidRPr="00791ABD">
        <w:rPr>
          <w:rFonts w:ascii="Times New Roman" w:hAnsi="Times New Roman" w:cs="Times New Roman"/>
          <w:sz w:val="24"/>
          <w:szCs w:val="24"/>
        </w:rPr>
        <w:t>model</w:t>
      </w:r>
      <w:r w:rsidRPr="00791ABD">
        <w:rPr>
          <w:rFonts w:ascii="Times New Roman" w:hAnsi="Times New Roman" w:cs="Times New Roman"/>
          <w:spacing w:val="-5"/>
          <w:sz w:val="24"/>
          <w:szCs w:val="24"/>
        </w:rPr>
        <w:t xml:space="preserve"> </w:t>
      </w:r>
      <w:r w:rsidRPr="00791ABD">
        <w:rPr>
          <w:rFonts w:ascii="Times New Roman" w:hAnsi="Times New Roman" w:cs="Times New Roman"/>
          <w:sz w:val="24"/>
          <w:szCs w:val="24"/>
        </w:rPr>
        <w:t>development.</w:t>
      </w:r>
    </w:p>
    <w:p w14:paraId="49B88C91" w14:textId="6D4883DD" w:rsidR="003A62A9" w:rsidRPr="00791ABD" w:rsidRDefault="006A2763" w:rsidP="0001293B">
      <w:pPr>
        <w:spacing w:before="239"/>
        <w:ind w:left="964" w:right="1247"/>
        <w:jc w:val="both"/>
        <w:rPr>
          <w:rFonts w:ascii="Times New Roman" w:hAnsi="Times New Roman" w:cs="Times New Roman"/>
          <w:sz w:val="24"/>
          <w:szCs w:val="24"/>
        </w:rPr>
      </w:pPr>
      <w:r w:rsidRPr="00791ABD">
        <w:rPr>
          <w:rFonts w:ascii="Times New Roman" w:hAnsi="Times New Roman" w:cs="Times New Roman"/>
          <w:b/>
          <w:sz w:val="24"/>
          <w:szCs w:val="24"/>
        </w:rPr>
        <w:t xml:space="preserve">Initial Data Collection: </w:t>
      </w:r>
      <w:r w:rsidRPr="00791ABD">
        <w:rPr>
          <w:rFonts w:ascii="Times New Roman" w:hAnsi="Times New Roman" w:cs="Times New Roman"/>
          <w:sz w:val="24"/>
          <w:szCs w:val="24"/>
        </w:rPr>
        <w:t>Gathering a diverse and comprehensive</w:t>
      </w:r>
      <w:r w:rsidRPr="00791ABD">
        <w:rPr>
          <w:rFonts w:ascii="Times New Roman" w:hAnsi="Times New Roman" w:cs="Times New Roman"/>
          <w:spacing w:val="-81"/>
          <w:sz w:val="24"/>
          <w:szCs w:val="24"/>
        </w:rPr>
        <w:t xml:space="preserve"> </w:t>
      </w:r>
      <w:r w:rsidRPr="00791ABD">
        <w:rPr>
          <w:rFonts w:ascii="Times New Roman" w:hAnsi="Times New Roman" w:cs="Times New Roman"/>
          <w:sz w:val="24"/>
          <w:szCs w:val="24"/>
        </w:rPr>
        <w:t xml:space="preserve">dataset of genuine and counterfeit currency notes can be a </w:t>
      </w:r>
      <w:r w:rsidR="000F7E03">
        <w:rPr>
          <w:rFonts w:ascii="Times New Roman" w:hAnsi="Times New Roman" w:cs="Times New Roman"/>
          <w:sz w:val="24"/>
          <w:szCs w:val="24"/>
        </w:rPr>
        <w:t>time-consuming</w:t>
      </w:r>
      <w:r w:rsidRPr="00791ABD">
        <w:rPr>
          <w:rFonts w:ascii="Times New Roman" w:hAnsi="Times New Roman" w:cs="Times New Roman"/>
          <w:spacing w:val="-3"/>
          <w:sz w:val="24"/>
          <w:szCs w:val="24"/>
        </w:rPr>
        <w:t xml:space="preserve"> </w:t>
      </w:r>
      <w:r w:rsidRPr="00791ABD">
        <w:rPr>
          <w:rFonts w:ascii="Times New Roman" w:hAnsi="Times New Roman" w:cs="Times New Roman"/>
          <w:sz w:val="24"/>
          <w:szCs w:val="24"/>
        </w:rPr>
        <w:t>and</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costly</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process.</w:t>
      </w:r>
    </w:p>
    <w:p w14:paraId="47F57DB4" w14:textId="74AA78C8" w:rsidR="003A62A9" w:rsidRPr="00791ABD" w:rsidRDefault="006A2763" w:rsidP="0001293B">
      <w:pPr>
        <w:spacing w:before="240"/>
        <w:ind w:left="964" w:right="1247"/>
        <w:jc w:val="both"/>
        <w:rPr>
          <w:rFonts w:ascii="Times New Roman" w:hAnsi="Times New Roman" w:cs="Times New Roman"/>
          <w:sz w:val="24"/>
          <w:szCs w:val="24"/>
        </w:rPr>
      </w:pPr>
      <w:r w:rsidRPr="00791ABD">
        <w:rPr>
          <w:rFonts w:ascii="Times New Roman" w:hAnsi="Times New Roman" w:cs="Times New Roman"/>
          <w:b/>
          <w:sz w:val="24"/>
          <w:szCs w:val="24"/>
        </w:rPr>
        <w:t xml:space="preserve">Model Development Complexity: </w:t>
      </w:r>
      <w:r w:rsidRPr="00791ABD">
        <w:rPr>
          <w:rFonts w:ascii="Times New Roman" w:hAnsi="Times New Roman" w:cs="Times New Roman"/>
          <w:sz w:val="24"/>
          <w:szCs w:val="24"/>
        </w:rPr>
        <w:t xml:space="preserve">Developing an effective </w:t>
      </w:r>
      <w:r w:rsidR="00BC57D6">
        <w:rPr>
          <w:rFonts w:ascii="Times New Roman" w:hAnsi="Times New Roman" w:cs="Times New Roman"/>
          <w:sz w:val="24"/>
          <w:szCs w:val="24"/>
        </w:rPr>
        <w:t>ML &amp; AI</w:t>
      </w:r>
      <w:r w:rsidRPr="00791ABD">
        <w:rPr>
          <w:rFonts w:ascii="Times New Roman" w:hAnsi="Times New Roman" w:cs="Times New Roman"/>
          <w:spacing w:val="-81"/>
          <w:sz w:val="24"/>
          <w:szCs w:val="24"/>
        </w:rPr>
        <w:t xml:space="preserve"> </w:t>
      </w:r>
      <w:r w:rsidRPr="00791ABD">
        <w:rPr>
          <w:rFonts w:ascii="Times New Roman" w:hAnsi="Times New Roman" w:cs="Times New Roman"/>
          <w:sz w:val="24"/>
          <w:szCs w:val="24"/>
        </w:rPr>
        <w:t>model for counterfeit currency detection requires expertise in</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machine learning and data science, which may not be readily</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available</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in all organizations.</w:t>
      </w:r>
    </w:p>
    <w:p w14:paraId="2FE432DD" w14:textId="77777777" w:rsidR="003A62A9" w:rsidRPr="00791ABD" w:rsidRDefault="006A2763" w:rsidP="0001293B">
      <w:pPr>
        <w:spacing w:before="240"/>
        <w:ind w:left="964" w:right="1247"/>
        <w:jc w:val="both"/>
        <w:rPr>
          <w:rFonts w:ascii="Times New Roman" w:hAnsi="Times New Roman" w:cs="Times New Roman"/>
          <w:sz w:val="24"/>
          <w:szCs w:val="24"/>
        </w:rPr>
      </w:pPr>
      <w:r w:rsidRPr="00791ABD">
        <w:rPr>
          <w:rFonts w:ascii="Times New Roman" w:hAnsi="Times New Roman" w:cs="Times New Roman"/>
          <w:b/>
          <w:sz w:val="24"/>
          <w:szCs w:val="24"/>
        </w:rPr>
        <w:t xml:space="preserve">Model Training Time: </w:t>
      </w:r>
      <w:r w:rsidRPr="00791ABD">
        <w:rPr>
          <w:rFonts w:ascii="Times New Roman" w:hAnsi="Times New Roman" w:cs="Times New Roman"/>
          <w:sz w:val="24"/>
          <w:szCs w:val="24"/>
        </w:rPr>
        <w:t>Training machine learning models,</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especially deep learning models, can be computationally intensive</w:t>
      </w:r>
      <w:r w:rsidRPr="00791ABD">
        <w:rPr>
          <w:rFonts w:ascii="Times New Roman" w:hAnsi="Times New Roman" w:cs="Times New Roman"/>
          <w:spacing w:val="-81"/>
          <w:sz w:val="24"/>
          <w:szCs w:val="24"/>
        </w:rPr>
        <w:t xml:space="preserve"> </w:t>
      </w:r>
      <w:r w:rsidRPr="00791ABD">
        <w:rPr>
          <w:rFonts w:ascii="Times New Roman" w:hAnsi="Times New Roman" w:cs="Times New Roman"/>
          <w:sz w:val="24"/>
          <w:szCs w:val="24"/>
        </w:rPr>
        <w:t>and</w:t>
      </w:r>
      <w:r w:rsidRPr="00791ABD">
        <w:rPr>
          <w:rFonts w:ascii="Times New Roman" w:hAnsi="Times New Roman" w:cs="Times New Roman"/>
          <w:spacing w:val="-3"/>
          <w:sz w:val="24"/>
          <w:szCs w:val="24"/>
        </w:rPr>
        <w:t xml:space="preserve"> </w:t>
      </w:r>
      <w:r w:rsidRPr="00791ABD">
        <w:rPr>
          <w:rFonts w:ascii="Times New Roman" w:hAnsi="Times New Roman" w:cs="Times New Roman"/>
          <w:sz w:val="24"/>
          <w:szCs w:val="24"/>
        </w:rPr>
        <w:t>time-consuming.</w:t>
      </w:r>
    </w:p>
    <w:p w14:paraId="60802545" w14:textId="561E6446" w:rsidR="003A62A9" w:rsidRPr="00791ABD" w:rsidRDefault="006A2763" w:rsidP="0001293B">
      <w:pPr>
        <w:spacing w:before="240"/>
        <w:ind w:left="964" w:right="1247"/>
        <w:jc w:val="both"/>
        <w:rPr>
          <w:rFonts w:ascii="Times New Roman" w:hAnsi="Times New Roman" w:cs="Times New Roman"/>
          <w:sz w:val="24"/>
          <w:szCs w:val="24"/>
        </w:rPr>
      </w:pPr>
      <w:r w:rsidRPr="00791ABD">
        <w:rPr>
          <w:rFonts w:ascii="Times New Roman" w:hAnsi="Times New Roman" w:cs="Times New Roman"/>
          <w:b/>
          <w:sz w:val="24"/>
          <w:szCs w:val="24"/>
        </w:rPr>
        <w:t xml:space="preserve">Maintenance and Updates: </w:t>
      </w:r>
      <w:r w:rsidR="00BC57D6">
        <w:rPr>
          <w:rFonts w:ascii="Times New Roman" w:hAnsi="Times New Roman" w:cs="Times New Roman"/>
          <w:sz w:val="24"/>
          <w:szCs w:val="24"/>
        </w:rPr>
        <w:t>ML &amp; AI</w:t>
      </w:r>
      <w:r w:rsidRPr="00791ABD">
        <w:rPr>
          <w:rFonts w:ascii="Times New Roman" w:hAnsi="Times New Roman" w:cs="Times New Roman"/>
          <w:sz w:val="24"/>
          <w:szCs w:val="24"/>
        </w:rPr>
        <w:t xml:space="preserve"> models require regular</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maintenance and updates to remain effective, as counterfeiters may</w:t>
      </w:r>
      <w:r w:rsidRPr="00791ABD">
        <w:rPr>
          <w:rFonts w:ascii="Times New Roman" w:hAnsi="Times New Roman" w:cs="Times New Roman"/>
          <w:spacing w:val="-81"/>
          <w:sz w:val="24"/>
          <w:szCs w:val="24"/>
        </w:rPr>
        <w:t xml:space="preserve"> </w:t>
      </w:r>
      <w:r w:rsidRPr="00791ABD">
        <w:rPr>
          <w:rFonts w:ascii="Times New Roman" w:hAnsi="Times New Roman" w:cs="Times New Roman"/>
          <w:sz w:val="24"/>
          <w:szCs w:val="24"/>
        </w:rPr>
        <w:t>adapt</w:t>
      </w:r>
      <w:r w:rsidRPr="00791ABD">
        <w:rPr>
          <w:rFonts w:ascii="Times New Roman" w:hAnsi="Times New Roman" w:cs="Times New Roman"/>
          <w:spacing w:val="-3"/>
          <w:sz w:val="24"/>
          <w:szCs w:val="24"/>
        </w:rPr>
        <w:t xml:space="preserve"> </w:t>
      </w:r>
      <w:r w:rsidRPr="00791ABD">
        <w:rPr>
          <w:rFonts w:ascii="Times New Roman" w:hAnsi="Times New Roman" w:cs="Times New Roman"/>
          <w:sz w:val="24"/>
          <w:szCs w:val="24"/>
        </w:rPr>
        <w:t>their</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methods</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over</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time.</w:t>
      </w:r>
    </w:p>
    <w:p w14:paraId="2F22B1DE" w14:textId="130CA92A" w:rsidR="003A62A9" w:rsidRPr="00791ABD" w:rsidRDefault="006A2763" w:rsidP="0001293B">
      <w:pPr>
        <w:spacing w:before="240"/>
        <w:ind w:left="964" w:right="1247"/>
        <w:jc w:val="both"/>
        <w:rPr>
          <w:rFonts w:ascii="Times New Roman" w:hAnsi="Times New Roman" w:cs="Times New Roman"/>
          <w:sz w:val="24"/>
          <w:szCs w:val="24"/>
        </w:rPr>
      </w:pPr>
      <w:r w:rsidRPr="00791ABD">
        <w:rPr>
          <w:rFonts w:ascii="Times New Roman" w:hAnsi="Times New Roman" w:cs="Times New Roman"/>
          <w:b/>
          <w:sz w:val="24"/>
          <w:szCs w:val="24"/>
        </w:rPr>
        <w:t xml:space="preserve">False Positives and Negatives: </w:t>
      </w:r>
      <w:r w:rsidR="00BC57D6">
        <w:rPr>
          <w:rFonts w:ascii="Times New Roman" w:hAnsi="Times New Roman" w:cs="Times New Roman"/>
          <w:sz w:val="24"/>
          <w:szCs w:val="24"/>
        </w:rPr>
        <w:t>ML &amp; AI</w:t>
      </w:r>
      <w:r w:rsidRPr="00791ABD">
        <w:rPr>
          <w:rFonts w:ascii="Times New Roman" w:hAnsi="Times New Roman" w:cs="Times New Roman"/>
          <w:sz w:val="24"/>
          <w:szCs w:val="24"/>
        </w:rPr>
        <w:t xml:space="preserve"> models may produce false</w:t>
      </w:r>
      <w:r w:rsidRPr="00791ABD">
        <w:rPr>
          <w:rFonts w:ascii="Times New Roman" w:hAnsi="Times New Roman" w:cs="Times New Roman"/>
          <w:spacing w:val="-81"/>
          <w:sz w:val="24"/>
          <w:szCs w:val="24"/>
        </w:rPr>
        <w:t xml:space="preserve"> </w:t>
      </w:r>
      <w:r w:rsidRPr="00791ABD">
        <w:rPr>
          <w:rFonts w:ascii="Times New Roman" w:hAnsi="Times New Roman" w:cs="Times New Roman"/>
          <w:sz w:val="24"/>
          <w:szCs w:val="24"/>
        </w:rPr>
        <w:t>positives (genuine notes classified as counterfeit) and false</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negatives (counterfeit notes classified as genuine) under certain</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conditions,</w:t>
      </w:r>
      <w:r w:rsidRPr="00791ABD">
        <w:rPr>
          <w:rFonts w:ascii="Times New Roman" w:hAnsi="Times New Roman" w:cs="Times New Roman"/>
          <w:spacing w:val="-3"/>
          <w:sz w:val="24"/>
          <w:szCs w:val="24"/>
        </w:rPr>
        <w:t xml:space="preserve"> </w:t>
      </w:r>
      <w:r w:rsidRPr="00791ABD">
        <w:rPr>
          <w:rFonts w:ascii="Times New Roman" w:hAnsi="Times New Roman" w:cs="Times New Roman"/>
          <w:sz w:val="24"/>
          <w:szCs w:val="24"/>
        </w:rPr>
        <w:t>which</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can</w:t>
      </w:r>
      <w:r w:rsidRPr="00791ABD">
        <w:rPr>
          <w:rFonts w:ascii="Times New Roman" w:hAnsi="Times New Roman" w:cs="Times New Roman"/>
          <w:spacing w:val="-3"/>
          <w:sz w:val="24"/>
          <w:szCs w:val="24"/>
        </w:rPr>
        <w:t xml:space="preserve"> </w:t>
      </w:r>
      <w:r w:rsidRPr="00791ABD">
        <w:rPr>
          <w:rFonts w:ascii="Times New Roman" w:hAnsi="Times New Roman" w:cs="Times New Roman"/>
          <w:sz w:val="24"/>
          <w:szCs w:val="24"/>
        </w:rPr>
        <w:t>be a</w:t>
      </w:r>
      <w:r w:rsidRPr="00791ABD">
        <w:rPr>
          <w:rFonts w:ascii="Times New Roman" w:hAnsi="Times New Roman" w:cs="Times New Roman"/>
          <w:spacing w:val="-2"/>
          <w:sz w:val="24"/>
          <w:szCs w:val="24"/>
        </w:rPr>
        <w:t xml:space="preserve"> </w:t>
      </w:r>
      <w:r w:rsidRPr="00791ABD">
        <w:rPr>
          <w:rFonts w:ascii="Times New Roman" w:hAnsi="Times New Roman" w:cs="Times New Roman"/>
          <w:sz w:val="24"/>
          <w:szCs w:val="24"/>
        </w:rPr>
        <w:t>challenge</w:t>
      </w:r>
      <w:r w:rsidRPr="00791ABD">
        <w:rPr>
          <w:rFonts w:ascii="Times New Roman" w:hAnsi="Times New Roman" w:cs="Times New Roman"/>
          <w:spacing w:val="-1"/>
          <w:sz w:val="24"/>
          <w:szCs w:val="24"/>
        </w:rPr>
        <w:t xml:space="preserve"> </w:t>
      </w:r>
      <w:r w:rsidRPr="00791ABD">
        <w:rPr>
          <w:rFonts w:ascii="Times New Roman" w:hAnsi="Times New Roman" w:cs="Times New Roman"/>
          <w:sz w:val="24"/>
          <w:szCs w:val="24"/>
        </w:rPr>
        <w:t>to reduce.</w:t>
      </w:r>
    </w:p>
    <w:p w14:paraId="610E5768" w14:textId="77777777" w:rsidR="003A62A9" w:rsidRDefault="003A62A9">
      <w:pPr>
        <w:rPr>
          <w:sz w:val="30"/>
        </w:rPr>
        <w:sectPr w:rsidR="003A62A9" w:rsidSect="008E1917">
          <w:footerReference w:type="default" r:id="rId27"/>
          <w:pgSz w:w="11920" w:h="16850"/>
          <w:pgMar w:top="1600" w:right="640" w:bottom="440" w:left="800" w:header="0" w:footer="253" w:gutter="0"/>
          <w:pgBorders w:offsetFrom="page">
            <w:top w:val="single" w:sz="4" w:space="24" w:color="auto"/>
            <w:left w:val="single" w:sz="4" w:space="24" w:color="auto"/>
            <w:bottom w:val="single" w:sz="4" w:space="24" w:color="auto"/>
            <w:right w:val="single" w:sz="4" w:space="24" w:color="auto"/>
          </w:pgBorders>
          <w:pgNumType w:start="16"/>
          <w:cols w:space="720"/>
        </w:sectPr>
      </w:pPr>
    </w:p>
    <w:p w14:paraId="7E3C0EBD" w14:textId="37BA8852" w:rsidR="003A62A9" w:rsidRPr="002166FB" w:rsidRDefault="00CA33E0" w:rsidP="002166FB">
      <w:pPr>
        <w:spacing w:before="59"/>
        <w:jc w:val="center"/>
        <w:rPr>
          <w:rFonts w:ascii="Arial"/>
          <w:b/>
          <w:sz w:val="36"/>
          <w:szCs w:val="36"/>
        </w:rPr>
      </w:pPr>
      <w:r>
        <w:rPr>
          <w:noProof/>
          <w:sz w:val="36"/>
          <w:szCs w:val="36"/>
        </w:rPr>
        <w:lastRenderedPageBreak/>
        <mc:AlternateContent>
          <mc:Choice Requires="wps">
            <w:drawing>
              <wp:anchor distT="0" distB="0" distL="114300" distR="114300" simplePos="0" relativeHeight="487429632" behindDoc="1" locked="0" layoutInCell="1" allowOverlap="1" wp14:anchorId="6EE615C8" wp14:editId="59CA0F51">
                <wp:simplePos x="0" y="0"/>
                <wp:positionH relativeFrom="page">
                  <wp:posOffset>311150</wp:posOffset>
                </wp:positionH>
                <wp:positionV relativeFrom="page">
                  <wp:posOffset>311150</wp:posOffset>
                </wp:positionV>
                <wp:extent cx="6949440" cy="10079990"/>
                <wp:effectExtent l="0" t="0" r="0" b="0"/>
                <wp:wrapNone/>
                <wp:docPr id="56748126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0079990"/>
                        </a:xfrm>
                        <a:custGeom>
                          <a:avLst/>
                          <a:gdLst>
                            <a:gd name="T0" fmla="+- 0 11424 490"/>
                            <a:gd name="T1" fmla="*/ T0 w 10944"/>
                            <a:gd name="T2" fmla="+- 0 490 490"/>
                            <a:gd name="T3" fmla="*/ 490 h 15874"/>
                            <a:gd name="T4" fmla="+- 0 11414 490"/>
                            <a:gd name="T5" fmla="*/ T4 w 10944"/>
                            <a:gd name="T6" fmla="+- 0 490 490"/>
                            <a:gd name="T7" fmla="*/ 490 h 15874"/>
                            <a:gd name="T8" fmla="+- 0 499 490"/>
                            <a:gd name="T9" fmla="*/ T8 w 10944"/>
                            <a:gd name="T10" fmla="+- 0 490 490"/>
                            <a:gd name="T11" fmla="*/ 490 h 15874"/>
                            <a:gd name="T12" fmla="+- 0 490 490"/>
                            <a:gd name="T13" fmla="*/ T12 w 10944"/>
                            <a:gd name="T14" fmla="+- 0 490 490"/>
                            <a:gd name="T15" fmla="*/ 490 h 15874"/>
                            <a:gd name="T16" fmla="+- 0 490 490"/>
                            <a:gd name="T17" fmla="*/ T16 w 10944"/>
                            <a:gd name="T18" fmla="+- 0 499 490"/>
                            <a:gd name="T19" fmla="*/ 499 h 15874"/>
                            <a:gd name="T20" fmla="+- 0 490 490"/>
                            <a:gd name="T21" fmla="*/ T20 w 10944"/>
                            <a:gd name="T22" fmla="+- 0 16344 490"/>
                            <a:gd name="T23" fmla="*/ 16344 h 15874"/>
                            <a:gd name="T24" fmla="+- 0 499 490"/>
                            <a:gd name="T25" fmla="*/ T24 w 10944"/>
                            <a:gd name="T26" fmla="+- 0 16344 490"/>
                            <a:gd name="T27" fmla="*/ 16344 h 15874"/>
                            <a:gd name="T28" fmla="+- 0 499 490"/>
                            <a:gd name="T29" fmla="*/ T28 w 10944"/>
                            <a:gd name="T30" fmla="+- 0 499 490"/>
                            <a:gd name="T31" fmla="*/ 499 h 15874"/>
                            <a:gd name="T32" fmla="+- 0 11414 490"/>
                            <a:gd name="T33" fmla="*/ T32 w 10944"/>
                            <a:gd name="T34" fmla="+- 0 499 490"/>
                            <a:gd name="T35" fmla="*/ 499 h 15874"/>
                            <a:gd name="T36" fmla="+- 0 11414 490"/>
                            <a:gd name="T37" fmla="*/ T36 w 10944"/>
                            <a:gd name="T38" fmla="+- 0 16344 490"/>
                            <a:gd name="T39" fmla="*/ 16344 h 15874"/>
                            <a:gd name="T40" fmla="+- 0 11424 490"/>
                            <a:gd name="T41" fmla="*/ T40 w 10944"/>
                            <a:gd name="T42" fmla="+- 0 16344 490"/>
                            <a:gd name="T43" fmla="*/ 16344 h 15874"/>
                            <a:gd name="T44" fmla="+- 0 11424 490"/>
                            <a:gd name="T45" fmla="*/ T44 w 10944"/>
                            <a:gd name="T46" fmla="+- 0 499 490"/>
                            <a:gd name="T47" fmla="*/ 499 h 15874"/>
                            <a:gd name="T48" fmla="+- 0 11424 490"/>
                            <a:gd name="T49" fmla="*/ T48 w 10944"/>
                            <a:gd name="T50" fmla="+- 0 490 490"/>
                            <a:gd name="T51" fmla="*/ 490 h 15874"/>
                            <a:gd name="T52" fmla="+- 0 11434 490"/>
                            <a:gd name="T53" fmla="*/ T52 w 10944"/>
                            <a:gd name="T54" fmla="+- 0 499 490"/>
                            <a:gd name="T55" fmla="*/ 499 h 15874"/>
                            <a:gd name="T56" fmla="+- 0 11424 490"/>
                            <a:gd name="T57" fmla="*/ T56 w 10944"/>
                            <a:gd name="T58" fmla="+- 0 499 490"/>
                            <a:gd name="T59" fmla="*/ 499 h 15874"/>
                            <a:gd name="T60" fmla="+- 0 11424 490"/>
                            <a:gd name="T61" fmla="*/ T60 w 10944"/>
                            <a:gd name="T62" fmla="+- 0 16344 490"/>
                            <a:gd name="T63" fmla="*/ 16344 h 15874"/>
                            <a:gd name="T64" fmla="+- 0 11424 490"/>
                            <a:gd name="T65" fmla="*/ T64 w 10944"/>
                            <a:gd name="T66" fmla="+- 0 16354 490"/>
                            <a:gd name="T67" fmla="*/ 16354 h 15874"/>
                            <a:gd name="T68" fmla="+- 0 11424 490"/>
                            <a:gd name="T69" fmla="*/ T68 w 10944"/>
                            <a:gd name="T70" fmla="+- 0 16354 490"/>
                            <a:gd name="T71" fmla="*/ 16354 h 15874"/>
                            <a:gd name="T72" fmla="+- 0 11424 490"/>
                            <a:gd name="T73" fmla="*/ T72 w 10944"/>
                            <a:gd name="T74" fmla="+- 0 16344 490"/>
                            <a:gd name="T75" fmla="*/ 16344 h 15874"/>
                            <a:gd name="T76" fmla="+- 0 11414 490"/>
                            <a:gd name="T77" fmla="*/ T76 w 10944"/>
                            <a:gd name="T78" fmla="+- 0 16344 490"/>
                            <a:gd name="T79" fmla="*/ 16344 h 15874"/>
                            <a:gd name="T80" fmla="+- 0 499 490"/>
                            <a:gd name="T81" fmla="*/ T80 w 10944"/>
                            <a:gd name="T82" fmla="+- 0 16344 490"/>
                            <a:gd name="T83" fmla="*/ 16344 h 15874"/>
                            <a:gd name="T84" fmla="+- 0 490 490"/>
                            <a:gd name="T85" fmla="*/ T84 w 10944"/>
                            <a:gd name="T86" fmla="+- 0 16344 490"/>
                            <a:gd name="T87" fmla="*/ 16344 h 15874"/>
                            <a:gd name="T88" fmla="+- 0 490 490"/>
                            <a:gd name="T89" fmla="*/ T88 w 10944"/>
                            <a:gd name="T90" fmla="+- 0 16354 490"/>
                            <a:gd name="T91" fmla="*/ 16354 h 15874"/>
                            <a:gd name="T92" fmla="+- 0 499 490"/>
                            <a:gd name="T93" fmla="*/ T92 w 10944"/>
                            <a:gd name="T94" fmla="+- 0 16354 490"/>
                            <a:gd name="T95" fmla="*/ 16354 h 15874"/>
                            <a:gd name="T96" fmla="+- 0 499 490"/>
                            <a:gd name="T97" fmla="*/ T96 w 10944"/>
                            <a:gd name="T98" fmla="+- 0 16363 490"/>
                            <a:gd name="T99" fmla="*/ 16363 h 15874"/>
                            <a:gd name="T100" fmla="+- 0 11414 490"/>
                            <a:gd name="T101" fmla="*/ T100 w 10944"/>
                            <a:gd name="T102" fmla="+- 0 16363 490"/>
                            <a:gd name="T103" fmla="*/ 16363 h 15874"/>
                            <a:gd name="T104" fmla="+- 0 11424 490"/>
                            <a:gd name="T105" fmla="*/ T104 w 10944"/>
                            <a:gd name="T106" fmla="+- 0 16363 490"/>
                            <a:gd name="T107" fmla="*/ 16363 h 15874"/>
                            <a:gd name="T108" fmla="+- 0 11434 490"/>
                            <a:gd name="T109" fmla="*/ T108 w 10944"/>
                            <a:gd name="T110" fmla="+- 0 16363 490"/>
                            <a:gd name="T111" fmla="*/ 16363 h 15874"/>
                            <a:gd name="T112" fmla="+- 0 11434 490"/>
                            <a:gd name="T113" fmla="*/ T112 w 10944"/>
                            <a:gd name="T114" fmla="+- 0 16354 490"/>
                            <a:gd name="T115" fmla="*/ 16354 h 15874"/>
                            <a:gd name="T116" fmla="+- 0 11434 490"/>
                            <a:gd name="T117" fmla="*/ T116 w 10944"/>
                            <a:gd name="T118" fmla="+- 0 16344 490"/>
                            <a:gd name="T119" fmla="*/ 16344 h 15874"/>
                            <a:gd name="T120" fmla="+- 0 11434 490"/>
                            <a:gd name="T121" fmla="*/ T120 w 10944"/>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4" h="15874">
                              <a:moveTo>
                                <a:pt x="10934" y="0"/>
                              </a:moveTo>
                              <a:lnTo>
                                <a:pt x="10924" y="0"/>
                              </a:lnTo>
                              <a:lnTo>
                                <a:pt x="9" y="0"/>
                              </a:lnTo>
                              <a:lnTo>
                                <a:pt x="0" y="0"/>
                              </a:lnTo>
                              <a:lnTo>
                                <a:pt x="0" y="9"/>
                              </a:lnTo>
                              <a:lnTo>
                                <a:pt x="0" y="15854"/>
                              </a:lnTo>
                              <a:lnTo>
                                <a:pt x="9" y="15854"/>
                              </a:lnTo>
                              <a:lnTo>
                                <a:pt x="9" y="9"/>
                              </a:lnTo>
                              <a:lnTo>
                                <a:pt x="10924" y="9"/>
                              </a:lnTo>
                              <a:lnTo>
                                <a:pt x="10924" y="15854"/>
                              </a:lnTo>
                              <a:lnTo>
                                <a:pt x="10934" y="15854"/>
                              </a:lnTo>
                              <a:lnTo>
                                <a:pt x="10934" y="9"/>
                              </a:lnTo>
                              <a:lnTo>
                                <a:pt x="10934" y="0"/>
                              </a:lnTo>
                              <a:close/>
                              <a:moveTo>
                                <a:pt x="10944" y="9"/>
                              </a:moveTo>
                              <a:lnTo>
                                <a:pt x="10934" y="9"/>
                              </a:lnTo>
                              <a:lnTo>
                                <a:pt x="10934" y="15854"/>
                              </a:lnTo>
                              <a:lnTo>
                                <a:pt x="10934" y="15864"/>
                              </a:lnTo>
                              <a:lnTo>
                                <a:pt x="10934" y="15854"/>
                              </a:lnTo>
                              <a:lnTo>
                                <a:pt x="10924" y="15854"/>
                              </a:lnTo>
                              <a:lnTo>
                                <a:pt x="9" y="15854"/>
                              </a:lnTo>
                              <a:lnTo>
                                <a:pt x="0" y="15854"/>
                              </a:lnTo>
                              <a:lnTo>
                                <a:pt x="0" y="15864"/>
                              </a:lnTo>
                              <a:lnTo>
                                <a:pt x="9" y="15864"/>
                              </a:lnTo>
                              <a:lnTo>
                                <a:pt x="9" y="15873"/>
                              </a:lnTo>
                              <a:lnTo>
                                <a:pt x="10924" y="15873"/>
                              </a:lnTo>
                              <a:lnTo>
                                <a:pt x="10934" y="15873"/>
                              </a:lnTo>
                              <a:lnTo>
                                <a:pt x="10944" y="15873"/>
                              </a:lnTo>
                              <a:lnTo>
                                <a:pt x="10944" y="15864"/>
                              </a:lnTo>
                              <a:lnTo>
                                <a:pt x="10944" y="15854"/>
                              </a:lnTo>
                              <a:lnTo>
                                <a:pt x="1094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91EF6" id="AutoShape 4" o:spid="_x0000_s1026" style="position:absolute;margin-left:24.5pt;margin-top:24.5pt;width:547.2pt;height:793.7pt;z-index:-158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" path="m10934,r-10,l9,,,,,9,,15854r9,l9,9r10915,l10924,15854r10,l10934,9r,-9xm10944,9r-10,l10934,15854r,10l10934,15854r-10,l9,15854r-9,l,15864r9,l9,15873r10915,l10934,15873r10,l10944,15864r,-10l10944,9xe" fillcolor="black" stroked="f">
                <v:path arrowok="t" o:connecttype="custom" o:connectlocs="6943090,311150;6936740,311150;5715,311150;0,311150;0,316865;0,10378440;5715,10378440;5715,316865;6936740,316865;6936740,10378440;6943090,10378440;6943090,316865;6943090,311150;6949440,316865;6943090,316865;6943090,10378440;6943090,10384790;6943090,10384790;6943090,10378440;6936740,10378440;5715,10378440;0,10378440;0,10384790;5715,10384790;5715,10390505;6936740,10390505;6943090,10390505;6949440,10390505;6949440,10384790;6949440,10378440;6949440,316865" o:connectangles="0,0,0,0,0,0,0,0,0,0,0,0,0,0,0,0,0,0,0,0,0,0,0,0,0,0,0,0,0,0,0"/>
                <w10:wrap anchorx="page" anchory="page"/>
              </v:shape>
            </w:pict>
          </mc:Fallback>
        </mc:AlternateContent>
      </w:r>
      <w:r w:rsidR="006A2763" w:rsidRPr="002166FB">
        <w:rPr>
          <w:rFonts w:ascii="Arial"/>
          <w:b/>
          <w:sz w:val="36"/>
          <w:szCs w:val="36"/>
        </w:rPr>
        <w:t>CONCLUSION</w:t>
      </w:r>
      <w:r w:rsidR="006A2763" w:rsidRPr="002166FB">
        <w:rPr>
          <w:rFonts w:ascii="Arial"/>
          <w:b/>
          <w:spacing w:val="-28"/>
          <w:sz w:val="36"/>
          <w:szCs w:val="36"/>
        </w:rPr>
        <w:t xml:space="preserve"> </w:t>
      </w:r>
      <w:r w:rsidR="006A2763" w:rsidRPr="002166FB">
        <w:rPr>
          <w:rFonts w:ascii="Arial"/>
          <w:b/>
          <w:sz w:val="36"/>
          <w:szCs w:val="36"/>
        </w:rPr>
        <w:t>AN</w:t>
      </w:r>
      <w:r w:rsidR="00884A5A" w:rsidRPr="002166FB">
        <w:rPr>
          <w:rFonts w:ascii="Arial"/>
          <w:b/>
          <w:sz w:val="36"/>
          <w:szCs w:val="36"/>
        </w:rPr>
        <w:t>D</w:t>
      </w:r>
      <w:r w:rsidR="0001293B" w:rsidRPr="002166FB">
        <w:rPr>
          <w:rFonts w:ascii="Arial"/>
          <w:b/>
          <w:sz w:val="36"/>
          <w:szCs w:val="36"/>
        </w:rPr>
        <w:t xml:space="preserve"> </w:t>
      </w:r>
      <w:r w:rsidR="006A2763" w:rsidRPr="002166FB">
        <w:rPr>
          <w:rFonts w:ascii="Arial"/>
          <w:b/>
          <w:sz w:val="36"/>
          <w:szCs w:val="36"/>
        </w:rPr>
        <w:t>FUTURE</w:t>
      </w:r>
      <w:r w:rsidR="00884A5A" w:rsidRPr="002166FB">
        <w:rPr>
          <w:rFonts w:ascii="Arial"/>
          <w:b/>
          <w:sz w:val="36"/>
          <w:szCs w:val="36"/>
        </w:rPr>
        <w:t xml:space="preserve"> </w:t>
      </w:r>
      <w:r w:rsidR="006A2763" w:rsidRPr="002166FB">
        <w:rPr>
          <w:rFonts w:ascii="Arial"/>
          <w:b/>
          <w:sz w:val="36"/>
          <w:szCs w:val="36"/>
        </w:rPr>
        <w:t>SCOPE</w:t>
      </w:r>
    </w:p>
    <w:p w14:paraId="610E6052" w14:textId="77777777" w:rsidR="003A62A9" w:rsidRDefault="003A62A9">
      <w:pPr>
        <w:pStyle w:val="BodyText"/>
        <w:spacing w:before="6"/>
        <w:rPr>
          <w:rFonts w:ascii="Arial"/>
          <w:b/>
          <w:sz w:val="49"/>
        </w:rPr>
      </w:pPr>
    </w:p>
    <w:p w14:paraId="69F51013" w14:textId="782A769E" w:rsidR="00F84548" w:rsidRPr="00BC57D6" w:rsidRDefault="00F84548" w:rsidP="00BC57D6">
      <w:pPr>
        <w:shd w:val="clear" w:color="auto" w:fill="FFFFFF"/>
        <w:ind w:left="964" w:right="1247"/>
        <w:jc w:val="both"/>
        <w:rPr>
          <w:rFonts w:ascii="Times New Roman" w:eastAsia="Times New Roman" w:hAnsi="Times New Roman" w:cs="Times New Roman"/>
          <w:color w:val="000000"/>
          <w:sz w:val="24"/>
          <w:szCs w:val="24"/>
          <w:lang w:eastAsia="en-IN"/>
        </w:rPr>
      </w:pPr>
      <w:r w:rsidRPr="00BC57D6">
        <w:rPr>
          <w:rFonts w:ascii="Times New Roman" w:eastAsia="Times New Roman" w:hAnsi="Times New Roman" w:cs="Times New Roman"/>
          <w:color w:val="000000"/>
          <w:sz w:val="24"/>
          <w:szCs w:val="24"/>
          <w:lang w:eastAsia="en-IN"/>
        </w:rPr>
        <w:t xml:space="preserve">In this paper, we have </w:t>
      </w:r>
      <w:r w:rsidR="00487DAD">
        <w:rPr>
          <w:rFonts w:ascii="Times New Roman" w:hAnsi="Times New Roman" w:cs="Times New Roman"/>
          <w:sz w:val="24"/>
          <w:szCs w:val="24"/>
        </w:rPr>
        <w:t>proposed</w:t>
      </w:r>
      <w:r w:rsidRPr="00BC57D6">
        <w:rPr>
          <w:rFonts w:ascii="Times New Roman" w:hAnsi="Times New Roman" w:cs="Times New Roman"/>
          <w:sz w:val="24"/>
          <w:szCs w:val="24"/>
        </w:rPr>
        <w:t xml:space="preserve"> a technique for detecting Indian counterfeit notes.</w:t>
      </w:r>
      <w:r w:rsidRPr="00BC57D6">
        <w:rPr>
          <w:rFonts w:ascii="Times New Roman" w:eastAsia="Times New Roman" w:hAnsi="Times New Roman" w:cs="Times New Roman"/>
          <w:color w:val="000000"/>
          <w:sz w:val="24"/>
          <w:szCs w:val="24"/>
          <w:lang w:eastAsia="en-IN"/>
        </w:rPr>
        <w:t xml:space="preserve"> Identifying counterfeit currency is a need of an hour. Also, it has been a challenge for researchers to contribute to society by identifying and detecting counterfeit currencies with the best possible solutions. The proposed approach follows an image processing technique followed by the machine learning technique. </w:t>
      </w:r>
      <w:r w:rsidRPr="00BC57D6">
        <w:rPr>
          <w:rFonts w:ascii="Times New Roman" w:hAnsi="Times New Roman" w:cs="Times New Roman"/>
          <w:sz w:val="24"/>
          <w:szCs w:val="24"/>
        </w:rPr>
        <w:t>With the use of CNN-based approaches, the identification of counterfeit notes is easier and more accurate.</w:t>
      </w:r>
      <w:r w:rsidRPr="00BC57D6">
        <w:rPr>
          <w:rFonts w:ascii="Times New Roman" w:eastAsia="Times New Roman" w:hAnsi="Times New Roman" w:cs="Times New Roman"/>
          <w:color w:val="000000"/>
          <w:sz w:val="24"/>
          <w:szCs w:val="24"/>
          <w:lang w:eastAsia="en-IN"/>
        </w:rPr>
        <w:t xml:space="preserve"> However, there is a need </w:t>
      </w:r>
      <w:r w:rsidR="00487DAD">
        <w:rPr>
          <w:rFonts w:ascii="Times New Roman" w:eastAsia="Times New Roman" w:hAnsi="Times New Roman" w:cs="Times New Roman"/>
          <w:color w:val="000000"/>
          <w:sz w:val="24"/>
          <w:szCs w:val="24"/>
          <w:lang w:eastAsia="en-IN"/>
        </w:rPr>
        <w:t>for</w:t>
      </w:r>
      <w:r w:rsidRPr="00BC57D6">
        <w:rPr>
          <w:rFonts w:ascii="Times New Roman" w:eastAsia="Times New Roman" w:hAnsi="Times New Roman" w:cs="Times New Roman"/>
          <w:color w:val="000000"/>
          <w:sz w:val="24"/>
          <w:szCs w:val="24"/>
          <w:lang w:eastAsia="en-IN"/>
        </w:rPr>
        <w:t xml:space="preserve"> accurate testing in a variety of currency situations for a complete verification of the proposed approach, which shall be the immediate future work. Furthermore, there is a scope to detect </w:t>
      </w:r>
      <w:r w:rsidR="00487DAD">
        <w:rPr>
          <w:rFonts w:ascii="Times New Roman" w:eastAsia="Times New Roman" w:hAnsi="Times New Roman" w:cs="Times New Roman"/>
          <w:color w:val="000000"/>
          <w:sz w:val="24"/>
          <w:szCs w:val="24"/>
          <w:lang w:eastAsia="en-IN"/>
        </w:rPr>
        <w:t>counterfeiting</w:t>
      </w:r>
      <w:r w:rsidRPr="00BC57D6">
        <w:rPr>
          <w:rFonts w:ascii="Times New Roman" w:eastAsia="Times New Roman" w:hAnsi="Times New Roman" w:cs="Times New Roman"/>
          <w:color w:val="000000"/>
          <w:sz w:val="24"/>
          <w:szCs w:val="24"/>
          <w:lang w:eastAsia="en-IN"/>
        </w:rPr>
        <w:t xml:space="preserve"> of all kinds of </w:t>
      </w:r>
      <w:r w:rsidR="00487DAD">
        <w:rPr>
          <w:rFonts w:ascii="Times New Roman" w:eastAsia="Times New Roman" w:hAnsi="Times New Roman" w:cs="Times New Roman"/>
          <w:color w:val="000000"/>
          <w:sz w:val="24"/>
          <w:szCs w:val="24"/>
          <w:lang w:eastAsia="en-IN"/>
        </w:rPr>
        <w:t>country-specific</w:t>
      </w:r>
      <w:r w:rsidRPr="00BC57D6">
        <w:rPr>
          <w:rFonts w:ascii="Times New Roman" w:eastAsia="Times New Roman" w:hAnsi="Times New Roman" w:cs="Times New Roman"/>
          <w:color w:val="000000"/>
          <w:sz w:val="24"/>
          <w:szCs w:val="24"/>
          <w:lang w:eastAsia="en-IN"/>
        </w:rPr>
        <w:t xml:space="preserve"> banknotes. Also, the use of Deep Learning techniques with large </w:t>
      </w:r>
      <w:r w:rsidR="00487DAD">
        <w:rPr>
          <w:rFonts w:ascii="Times New Roman" w:eastAsia="Times New Roman" w:hAnsi="Times New Roman" w:cs="Times New Roman"/>
          <w:color w:val="000000"/>
          <w:sz w:val="24"/>
          <w:szCs w:val="24"/>
          <w:lang w:eastAsia="en-IN"/>
        </w:rPr>
        <w:t>amounts</w:t>
      </w:r>
      <w:r w:rsidRPr="00BC57D6">
        <w:rPr>
          <w:rFonts w:ascii="Times New Roman" w:eastAsia="Times New Roman" w:hAnsi="Times New Roman" w:cs="Times New Roman"/>
          <w:color w:val="000000"/>
          <w:sz w:val="24"/>
          <w:szCs w:val="24"/>
          <w:lang w:eastAsia="en-IN"/>
        </w:rPr>
        <w:t xml:space="preserve"> of training data may be applied for better predictions.</w:t>
      </w:r>
    </w:p>
    <w:p w14:paraId="1A8E999E" w14:textId="77777777" w:rsidR="003D2389" w:rsidRDefault="003D2389">
      <w:pPr>
        <w:pStyle w:val="BodyText"/>
        <w:spacing w:before="4"/>
        <w:rPr>
          <w:sz w:val="17"/>
        </w:rPr>
      </w:pPr>
    </w:p>
    <w:p w14:paraId="27DAC9AB" w14:textId="77777777" w:rsidR="003D2389" w:rsidRDefault="003D2389">
      <w:pPr>
        <w:pStyle w:val="BodyText"/>
        <w:spacing w:before="4"/>
        <w:rPr>
          <w:sz w:val="17"/>
        </w:rPr>
      </w:pPr>
    </w:p>
    <w:p w14:paraId="7101B214" w14:textId="77777777" w:rsidR="003D2389" w:rsidRDefault="003D2389">
      <w:pPr>
        <w:pStyle w:val="BodyText"/>
        <w:spacing w:before="4"/>
        <w:rPr>
          <w:sz w:val="17"/>
        </w:rPr>
      </w:pPr>
    </w:p>
    <w:p w14:paraId="14C730B6" w14:textId="77777777" w:rsidR="003D2389" w:rsidRDefault="003D2389" w:rsidP="003D2389">
      <w:pPr>
        <w:pStyle w:val="BodyText"/>
        <w:spacing w:before="4"/>
        <w:jc w:val="center"/>
        <w:rPr>
          <w:noProof/>
        </w:rPr>
      </w:pPr>
      <w:r w:rsidRPr="003D2389">
        <w:rPr>
          <w:rFonts w:ascii="Arial"/>
          <w:b/>
          <w:sz w:val="36"/>
          <w:szCs w:val="36"/>
        </w:rPr>
        <w:t>BIBLIOGRAPHY</w:t>
      </w:r>
      <w:r>
        <w:rPr>
          <w:noProof/>
        </w:rPr>
        <w:t xml:space="preserve"> </w:t>
      </w:r>
    </w:p>
    <w:p w14:paraId="154542D9" w14:textId="77777777" w:rsidR="003D2389" w:rsidRDefault="003D2389" w:rsidP="003D2389">
      <w:pPr>
        <w:pStyle w:val="BodyText"/>
        <w:spacing w:before="4"/>
        <w:jc w:val="center"/>
        <w:rPr>
          <w:noProof/>
        </w:rPr>
      </w:pPr>
    </w:p>
    <w:p w14:paraId="470A2EAD" w14:textId="54E7B1FA" w:rsidR="003D2389" w:rsidRPr="003D2389" w:rsidRDefault="003D2389" w:rsidP="003D2389">
      <w:pPr>
        <w:pStyle w:val="BodyText"/>
        <w:spacing w:before="4"/>
        <w:ind w:left="993"/>
        <w:jc w:val="both"/>
        <w:rPr>
          <w:rFonts w:ascii="Times New Roman" w:hAnsi="Times New Roman" w:cs="Times New Roman"/>
          <w:noProof/>
          <w:sz w:val="24"/>
          <w:szCs w:val="24"/>
        </w:rPr>
      </w:pPr>
      <w:r w:rsidRPr="003D2389">
        <w:rPr>
          <w:rFonts w:ascii="Times New Roman" w:hAnsi="Times New Roman" w:cs="Times New Roman"/>
          <w:noProof/>
          <w:sz w:val="24"/>
          <w:szCs w:val="24"/>
        </w:rPr>
        <w:t>Websites we used for our research</w:t>
      </w:r>
    </w:p>
    <w:p w14:paraId="1A3F522E" w14:textId="77777777" w:rsidR="003D2389" w:rsidRPr="003D2389" w:rsidRDefault="003D2389" w:rsidP="003D2389">
      <w:pPr>
        <w:pStyle w:val="BodyText"/>
        <w:spacing w:before="4"/>
        <w:jc w:val="both"/>
        <w:rPr>
          <w:rFonts w:ascii="Times New Roman" w:hAnsi="Times New Roman" w:cs="Times New Roman"/>
          <w:noProof/>
          <w:sz w:val="24"/>
          <w:szCs w:val="24"/>
        </w:rPr>
      </w:pPr>
    </w:p>
    <w:p w14:paraId="42742E9C" w14:textId="5F026654" w:rsidR="003D2389" w:rsidRPr="003D2389" w:rsidRDefault="003D2389" w:rsidP="003D2389">
      <w:pPr>
        <w:pStyle w:val="BodyText"/>
        <w:numPr>
          <w:ilvl w:val="0"/>
          <w:numId w:val="21"/>
        </w:numPr>
        <w:spacing w:before="4"/>
        <w:jc w:val="both"/>
        <w:rPr>
          <w:rFonts w:ascii="Times New Roman" w:hAnsi="Times New Roman" w:cs="Times New Roman"/>
          <w:sz w:val="24"/>
          <w:szCs w:val="24"/>
          <w:lang w:val="en-IN"/>
        </w:rPr>
      </w:pPr>
      <w:r>
        <w:rPr>
          <w:rFonts w:ascii="Times New Roman" w:hAnsi="Times New Roman" w:cs="Times New Roman"/>
          <w:sz w:val="24"/>
          <w:szCs w:val="24"/>
        </w:rPr>
        <w:t>www</w:t>
      </w:r>
      <w:r w:rsidRPr="003D2389">
        <w:rPr>
          <w:rFonts w:ascii="Times New Roman" w:hAnsi="Times New Roman" w:cs="Times New Roman"/>
          <w:sz w:val="24"/>
          <w:szCs w:val="24"/>
        </w:rPr>
        <w:t>.</w:t>
      </w:r>
      <w:proofErr w:type="spellStart"/>
      <w:r w:rsidRPr="003D2389">
        <w:rPr>
          <w:rFonts w:ascii="Times New Roman" w:hAnsi="Times New Roman" w:cs="Times New Roman"/>
          <w:sz w:val="24"/>
          <w:szCs w:val="24"/>
          <w:lang w:val="en-IN"/>
        </w:rPr>
        <w:t>geeksforgeeks</w:t>
      </w:r>
      <w:proofErr w:type="spellEnd"/>
      <w:r w:rsidRPr="003D2389">
        <w:rPr>
          <w:rFonts w:ascii="Times New Roman" w:hAnsi="Times New Roman" w:cs="Times New Roman"/>
          <w:sz w:val="24"/>
          <w:szCs w:val="24"/>
        </w:rPr>
        <w:t>.org</w:t>
      </w:r>
    </w:p>
    <w:p w14:paraId="7E2CEDCF" w14:textId="666C8D7E" w:rsidR="003D2389" w:rsidRPr="003D2389" w:rsidRDefault="003D2389" w:rsidP="003D2389">
      <w:pPr>
        <w:pStyle w:val="BodyText"/>
        <w:numPr>
          <w:ilvl w:val="0"/>
          <w:numId w:val="21"/>
        </w:numPr>
        <w:spacing w:before="4"/>
        <w:jc w:val="both"/>
        <w:rPr>
          <w:rFonts w:ascii="Times New Roman" w:hAnsi="Times New Roman" w:cs="Times New Roman"/>
          <w:sz w:val="24"/>
          <w:szCs w:val="24"/>
          <w:lang w:val="en-IN"/>
        </w:rPr>
      </w:pPr>
      <w:r>
        <w:rPr>
          <w:rFonts w:ascii="Times New Roman" w:hAnsi="Times New Roman" w:cs="Times New Roman"/>
          <w:sz w:val="24"/>
          <w:szCs w:val="24"/>
        </w:rPr>
        <w:t>www</w:t>
      </w:r>
      <w:r w:rsidRPr="003D2389">
        <w:rPr>
          <w:rFonts w:ascii="Times New Roman" w:hAnsi="Times New Roman" w:cs="Times New Roman"/>
          <w:sz w:val="24"/>
          <w:szCs w:val="24"/>
        </w:rPr>
        <w:t>.</w:t>
      </w:r>
      <w:proofErr w:type="spellStart"/>
      <w:r w:rsidRPr="003D2389">
        <w:rPr>
          <w:rFonts w:ascii="Times New Roman" w:hAnsi="Times New Roman" w:cs="Times New Roman"/>
          <w:sz w:val="24"/>
          <w:szCs w:val="24"/>
          <w:lang w:val="en-IN"/>
        </w:rPr>
        <w:t>ja</w:t>
      </w:r>
      <w:r>
        <w:rPr>
          <w:rFonts w:ascii="Times New Roman" w:hAnsi="Times New Roman" w:cs="Times New Roman"/>
          <w:sz w:val="24"/>
          <w:szCs w:val="24"/>
          <w:lang w:val="en-IN"/>
        </w:rPr>
        <w:t>v</w:t>
      </w:r>
      <w:r w:rsidRPr="003D2389">
        <w:rPr>
          <w:rFonts w:ascii="Times New Roman" w:hAnsi="Times New Roman" w:cs="Times New Roman"/>
          <w:sz w:val="24"/>
          <w:szCs w:val="24"/>
          <w:lang w:val="en-IN"/>
        </w:rPr>
        <w:t>atpoint</w:t>
      </w:r>
      <w:proofErr w:type="spellEnd"/>
      <w:r w:rsidRPr="003D2389">
        <w:rPr>
          <w:rFonts w:ascii="Times New Roman" w:hAnsi="Times New Roman" w:cs="Times New Roman"/>
          <w:sz w:val="24"/>
          <w:szCs w:val="24"/>
        </w:rPr>
        <w:t>.com</w:t>
      </w:r>
    </w:p>
    <w:p w14:paraId="1CAC27EB" w14:textId="77777777" w:rsidR="003D2389" w:rsidRPr="003D2389" w:rsidRDefault="003D2389" w:rsidP="003D2389">
      <w:pPr>
        <w:pStyle w:val="BodyText"/>
        <w:numPr>
          <w:ilvl w:val="0"/>
          <w:numId w:val="21"/>
        </w:numPr>
        <w:spacing w:before="4"/>
        <w:jc w:val="both"/>
        <w:rPr>
          <w:rFonts w:ascii="Times New Roman" w:hAnsi="Times New Roman" w:cs="Times New Roman"/>
          <w:sz w:val="24"/>
          <w:szCs w:val="24"/>
          <w:lang w:val="en-IN"/>
        </w:rPr>
      </w:pPr>
      <w:r w:rsidRPr="003D2389">
        <w:rPr>
          <w:rFonts w:ascii="Times New Roman" w:hAnsi="Times New Roman" w:cs="Times New Roman"/>
          <w:sz w:val="24"/>
          <w:szCs w:val="24"/>
          <w:lang w:val="en-IN"/>
        </w:rPr>
        <w:t>www.towardsdatascience.com</w:t>
      </w:r>
    </w:p>
    <w:p w14:paraId="0A71C1D2" w14:textId="38A482EB" w:rsidR="003A62A9" w:rsidRDefault="00CA33E0" w:rsidP="003D2389">
      <w:pPr>
        <w:pStyle w:val="BodyText"/>
        <w:spacing w:before="4"/>
        <w:ind w:left="993"/>
        <w:jc w:val="center"/>
        <w:rPr>
          <w:sz w:val="17"/>
        </w:rPr>
      </w:pPr>
      <w:r>
        <w:rPr>
          <w:noProof/>
        </w:rPr>
        <mc:AlternateContent>
          <mc:Choice Requires="wps">
            <w:drawing>
              <wp:anchor distT="0" distB="0" distL="114300" distR="114300" simplePos="0" relativeHeight="487430656" behindDoc="1" locked="0" layoutInCell="1" allowOverlap="1" wp14:anchorId="737CB8CA" wp14:editId="752DABFE">
                <wp:simplePos x="0" y="0"/>
                <wp:positionH relativeFrom="page">
                  <wp:posOffset>311150</wp:posOffset>
                </wp:positionH>
                <wp:positionV relativeFrom="page">
                  <wp:posOffset>311150</wp:posOffset>
                </wp:positionV>
                <wp:extent cx="6949440" cy="10079990"/>
                <wp:effectExtent l="0" t="0" r="0" b="0"/>
                <wp:wrapNone/>
                <wp:docPr id="149806212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0079990"/>
                        </a:xfrm>
                        <a:custGeom>
                          <a:avLst/>
                          <a:gdLst>
                            <a:gd name="T0" fmla="+- 0 11424 490"/>
                            <a:gd name="T1" fmla="*/ T0 w 10944"/>
                            <a:gd name="T2" fmla="+- 0 490 490"/>
                            <a:gd name="T3" fmla="*/ 490 h 15874"/>
                            <a:gd name="T4" fmla="+- 0 11414 490"/>
                            <a:gd name="T5" fmla="*/ T4 w 10944"/>
                            <a:gd name="T6" fmla="+- 0 490 490"/>
                            <a:gd name="T7" fmla="*/ 490 h 15874"/>
                            <a:gd name="T8" fmla="+- 0 499 490"/>
                            <a:gd name="T9" fmla="*/ T8 w 10944"/>
                            <a:gd name="T10" fmla="+- 0 490 490"/>
                            <a:gd name="T11" fmla="*/ 490 h 15874"/>
                            <a:gd name="T12" fmla="+- 0 490 490"/>
                            <a:gd name="T13" fmla="*/ T12 w 10944"/>
                            <a:gd name="T14" fmla="+- 0 490 490"/>
                            <a:gd name="T15" fmla="*/ 490 h 15874"/>
                            <a:gd name="T16" fmla="+- 0 490 490"/>
                            <a:gd name="T17" fmla="*/ T16 w 10944"/>
                            <a:gd name="T18" fmla="+- 0 499 490"/>
                            <a:gd name="T19" fmla="*/ 499 h 15874"/>
                            <a:gd name="T20" fmla="+- 0 490 490"/>
                            <a:gd name="T21" fmla="*/ T20 w 10944"/>
                            <a:gd name="T22" fmla="+- 0 16344 490"/>
                            <a:gd name="T23" fmla="*/ 16344 h 15874"/>
                            <a:gd name="T24" fmla="+- 0 499 490"/>
                            <a:gd name="T25" fmla="*/ T24 w 10944"/>
                            <a:gd name="T26" fmla="+- 0 16344 490"/>
                            <a:gd name="T27" fmla="*/ 16344 h 15874"/>
                            <a:gd name="T28" fmla="+- 0 499 490"/>
                            <a:gd name="T29" fmla="*/ T28 w 10944"/>
                            <a:gd name="T30" fmla="+- 0 499 490"/>
                            <a:gd name="T31" fmla="*/ 499 h 15874"/>
                            <a:gd name="T32" fmla="+- 0 11414 490"/>
                            <a:gd name="T33" fmla="*/ T32 w 10944"/>
                            <a:gd name="T34" fmla="+- 0 499 490"/>
                            <a:gd name="T35" fmla="*/ 499 h 15874"/>
                            <a:gd name="T36" fmla="+- 0 11414 490"/>
                            <a:gd name="T37" fmla="*/ T36 w 10944"/>
                            <a:gd name="T38" fmla="+- 0 16344 490"/>
                            <a:gd name="T39" fmla="*/ 16344 h 15874"/>
                            <a:gd name="T40" fmla="+- 0 11424 490"/>
                            <a:gd name="T41" fmla="*/ T40 w 10944"/>
                            <a:gd name="T42" fmla="+- 0 16344 490"/>
                            <a:gd name="T43" fmla="*/ 16344 h 15874"/>
                            <a:gd name="T44" fmla="+- 0 11424 490"/>
                            <a:gd name="T45" fmla="*/ T44 w 10944"/>
                            <a:gd name="T46" fmla="+- 0 499 490"/>
                            <a:gd name="T47" fmla="*/ 499 h 15874"/>
                            <a:gd name="T48" fmla="+- 0 11424 490"/>
                            <a:gd name="T49" fmla="*/ T48 w 10944"/>
                            <a:gd name="T50" fmla="+- 0 490 490"/>
                            <a:gd name="T51" fmla="*/ 490 h 15874"/>
                            <a:gd name="T52" fmla="+- 0 11434 490"/>
                            <a:gd name="T53" fmla="*/ T52 w 10944"/>
                            <a:gd name="T54" fmla="+- 0 499 490"/>
                            <a:gd name="T55" fmla="*/ 499 h 15874"/>
                            <a:gd name="T56" fmla="+- 0 11424 490"/>
                            <a:gd name="T57" fmla="*/ T56 w 10944"/>
                            <a:gd name="T58" fmla="+- 0 499 490"/>
                            <a:gd name="T59" fmla="*/ 499 h 15874"/>
                            <a:gd name="T60" fmla="+- 0 11424 490"/>
                            <a:gd name="T61" fmla="*/ T60 w 10944"/>
                            <a:gd name="T62" fmla="+- 0 16344 490"/>
                            <a:gd name="T63" fmla="*/ 16344 h 15874"/>
                            <a:gd name="T64" fmla="+- 0 11424 490"/>
                            <a:gd name="T65" fmla="*/ T64 w 10944"/>
                            <a:gd name="T66" fmla="+- 0 16354 490"/>
                            <a:gd name="T67" fmla="*/ 16354 h 15874"/>
                            <a:gd name="T68" fmla="+- 0 11424 490"/>
                            <a:gd name="T69" fmla="*/ T68 w 10944"/>
                            <a:gd name="T70" fmla="+- 0 16354 490"/>
                            <a:gd name="T71" fmla="*/ 16354 h 15874"/>
                            <a:gd name="T72" fmla="+- 0 11424 490"/>
                            <a:gd name="T73" fmla="*/ T72 w 10944"/>
                            <a:gd name="T74" fmla="+- 0 16344 490"/>
                            <a:gd name="T75" fmla="*/ 16344 h 15874"/>
                            <a:gd name="T76" fmla="+- 0 11414 490"/>
                            <a:gd name="T77" fmla="*/ T76 w 10944"/>
                            <a:gd name="T78" fmla="+- 0 16344 490"/>
                            <a:gd name="T79" fmla="*/ 16344 h 15874"/>
                            <a:gd name="T80" fmla="+- 0 499 490"/>
                            <a:gd name="T81" fmla="*/ T80 w 10944"/>
                            <a:gd name="T82" fmla="+- 0 16344 490"/>
                            <a:gd name="T83" fmla="*/ 16344 h 15874"/>
                            <a:gd name="T84" fmla="+- 0 490 490"/>
                            <a:gd name="T85" fmla="*/ T84 w 10944"/>
                            <a:gd name="T86" fmla="+- 0 16344 490"/>
                            <a:gd name="T87" fmla="*/ 16344 h 15874"/>
                            <a:gd name="T88" fmla="+- 0 490 490"/>
                            <a:gd name="T89" fmla="*/ T88 w 10944"/>
                            <a:gd name="T90" fmla="+- 0 16354 490"/>
                            <a:gd name="T91" fmla="*/ 16354 h 15874"/>
                            <a:gd name="T92" fmla="+- 0 499 490"/>
                            <a:gd name="T93" fmla="*/ T92 w 10944"/>
                            <a:gd name="T94" fmla="+- 0 16354 490"/>
                            <a:gd name="T95" fmla="*/ 16354 h 15874"/>
                            <a:gd name="T96" fmla="+- 0 499 490"/>
                            <a:gd name="T97" fmla="*/ T96 w 10944"/>
                            <a:gd name="T98" fmla="+- 0 16363 490"/>
                            <a:gd name="T99" fmla="*/ 16363 h 15874"/>
                            <a:gd name="T100" fmla="+- 0 11414 490"/>
                            <a:gd name="T101" fmla="*/ T100 w 10944"/>
                            <a:gd name="T102" fmla="+- 0 16363 490"/>
                            <a:gd name="T103" fmla="*/ 16363 h 15874"/>
                            <a:gd name="T104" fmla="+- 0 11424 490"/>
                            <a:gd name="T105" fmla="*/ T104 w 10944"/>
                            <a:gd name="T106" fmla="+- 0 16363 490"/>
                            <a:gd name="T107" fmla="*/ 16363 h 15874"/>
                            <a:gd name="T108" fmla="+- 0 11434 490"/>
                            <a:gd name="T109" fmla="*/ T108 w 10944"/>
                            <a:gd name="T110" fmla="+- 0 16363 490"/>
                            <a:gd name="T111" fmla="*/ 16363 h 15874"/>
                            <a:gd name="T112" fmla="+- 0 11434 490"/>
                            <a:gd name="T113" fmla="*/ T112 w 10944"/>
                            <a:gd name="T114" fmla="+- 0 16354 490"/>
                            <a:gd name="T115" fmla="*/ 16354 h 15874"/>
                            <a:gd name="T116" fmla="+- 0 11434 490"/>
                            <a:gd name="T117" fmla="*/ T116 w 10944"/>
                            <a:gd name="T118" fmla="+- 0 16344 490"/>
                            <a:gd name="T119" fmla="*/ 16344 h 15874"/>
                            <a:gd name="T120" fmla="+- 0 11434 490"/>
                            <a:gd name="T121" fmla="*/ T120 w 10944"/>
                            <a:gd name="T122" fmla="+- 0 499 490"/>
                            <a:gd name="T123" fmla="*/ 499 h 15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44" h="15874">
                              <a:moveTo>
                                <a:pt x="10934" y="0"/>
                              </a:moveTo>
                              <a:lnTo>
                                <a:pt x="10924" y="0"/>
                              </a:lnTo>
                              <a:lnTo>
                                <a:pt x="9" y="0"/>
                              </a:lnTo>
                              <a:lnTo>
                                <a:pt x="0" y="0"/>
                              </a:lnTo>
                              <a:lnTo>
                                <a:pt x="0" y="9"/>
                              </a:lnTo>
                              <a:lnTo>
                                <a:pt x="0" y="15854"/>
                              </a:lnTo>
                              <a:lnTo>
                                <a:pt x="9" y="15854"/>
                              </a:lnTo>
                              <a:lnTo>
                                <a:pt x="9" y="9"/>
                              </a:lnTo>
                              <a:lnTo>
                                <a:pt x="10924" y="9"/>
                              </a:lnTo>
                              <a:lnTo>
                                <a:pt x="10924" y="15854"/>
                              </a:lnTo>
                              <a:lnTo>
                                <a:pt x="10934" y="15854"/>
                              </a:lnTo>
                              <a:lnTo>
                                <a:pt x="10934" y="9"/>
                              </a:lnTo>
                              <a:lnTo>
                                <a:pt x="10934" y="0"/>
                              </a:lnTo>
                              <a:close/>
                              <a:moveTo>
                                <a:pt x="10944" y="9"/>
                              </a:moveTo>
                              <a:lnTo>
                                <a:pt x="10934" y="9"/>
                              </a:lnTo>
                              <a:lnTo>
                                <a:pt x="10934" y="15854"/>
                              </a:lnTo>
                              <a:lnTo>
                                <a:pt x="10934" y="15864"/>
                              </a:lnTo>
                              <a:lnTo>
                                <a:pt x="10934" y="15854"/>
                              </a:lnTo>
                              <a:lnTo>
                                <a:pt x="10924" y="15854"/>
                              </a:lnTo>
                              <a:lnTo>
                                <a:pt x="9" y="15854"/>
                              </a:lnTo>
                              <a:lnTo>
                                <a:pt x="0" y="15854"/>
                              </a:lnTo>
                              <a:lnTo>
                                <a:pt x="0" y="15864"/>
                              </a:lnTo>
                              <a:lnTo>
                                <a:pt x="9" y="15864"/>
                              </a:lnTo>
                              <a:lnTo>
                                <a:pt x="9" y="15873"/>
                              </a:lnTo>
                              <a:lnTo>
                                <a:pt x="10924" y="15873"/>
                              </a:lnTo>
                              <a:lnTo>
                                <a:pt x="10934" y="15873"/>
                              </a:lnTo>
                              <a:lnTo>
                                <a:pt x="10944" y="15873"/>
                              </a:lnTo>
                              <a:lnTo>
                                <a:pt x="10944" y="15864"/>
                              </a:lnTo>
                              <a:lnTo>
                                <a:pt x="10944" y="15854"/>
                              </a:lnTo>
                              <a:lnTo>
                                <a:pt x="1094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0BF4F" id="AutoShape 2" o:spid="_x0000_s1026" style="position:absolute;margin-left:24.5pt;margin-top:24.5pt;width:547.2pt;height:793.7pt;z-index:-1588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" path="m10934,r-10,l9,,,,,9,,15854r9,l9,9r10915,l10924,15854r10,l10934,9r,-9xm10944,9r-10,l10934,15854r,10l10934,15854r-10,l9,15854r-9,l,15864r9,l9,15873r10915,l10934,15873r10,l10944,15864r,-10l10944,9xe" fillcolor="black" stroked="f">
                <v:path arrowok="t" o:connecttype="custom" o:connectlocs="6943090,311150;6936740,311150;5715,311150;0,311150;0,316865;0,10378440;5715,10378440;5715,316865;6936740,316865;6936740,10378440;6943090,10378440;6943090,316865;6943090,311150;6949440,316865;6943090,316865;6943090,10378440;6943090,10384790;6943090,10384790;6943090,10378440;6936740,10378440;5715,10378440;0,10378440;0,10384790;5715,10384790;5715,10390505;6936740,10390505;6943090,10390505;6949440,10390505;6949440,10384790;6949440,10378440;6949440,316865" o:connectangles="0,0,0,0,0,0,0,0,0,0,0,0,0,0,0,0,0,0,0,0,0,0,0,0,0,0,0,0,0,0,0"/>
                <w10:wrap anchorx="page" anchory="page"/>
              </v:shape>
            </w:pict>
          </mc:Fallback>
        </mc:AlternateContent>
      </w:r>
    </w:p>
    <w:sectPr w:rsidR="003A62A9" w:rsidSect="008E1917">
      <w:pgSz w:w="11920" w:h="16850"/>
      <w:pgMar w:top="1600" w:right="640" w:bottom="440" w:left="800" w:header="0" w:footer="25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2280D" w14:textId="77777777" w:rsidR="00B949B6" w:rsidRDefault="00B949B6">
      <w:r>
        <w:separator/>
      </w:r>
    </w:p>
  </w:endnote>
  <w:endnote w:type="continuationSeparator" w:id="0">
    <w:p w14:paraId="251D8EA9" w14:textId="77777777" w:rsidR="00B949B6" w:rsidRDefault="00B94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B1649" w14:textId="31765E63" w:rsidR="003A62A9" w:rsidRDefault="00CA33E0">
    <w:pPr>
      <w:pStyle w:val="BodyText"/>
      <w:spacing w:line="14" w:lineRule="auto"/>
      <w:rPr>
        <w:sz w:val="20"/>
      </w:rPr>
    </w:pPr>
    <w:r>
      <w:rPr>
        <w:noProof/>
      </w:rPr>
      <mc:AlternateContent>
        <mc:Choice Requires="wps">
          <w:drawing>
            <wp:anchor distT="0" distB="0" distL="114300" distR="114300" simplePos="0" relativeHeight="487419392" behindDoc="1" locked="0" layoutInCell="1" allowOverlap="1" wp14:anchorId="2911F873" wp14:editId="5453E49E">
              <wp:simplePos x="0" y="0"/>
              <wp:positionH relativeFrom="page">
                <wp:posOffset>4006215</wp:posOffset>
              </wp:positionH>
              <wp:positionV relativeFrom="page">
                <wp:posOffset>10069830</wp:posOffset>
              </wp:positionV>
              <wp:extent cx="187325" cy="180975"/>
              <wp:effectExtent l="0" t="0" r="0" b="0"/>
              <wp:wrapNone/>
              <wp:docPr id="84803138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0665E" w14:textId="13018AB0" w:rsidR="003A62A9" w:rsidRDefault="003A62A9">
                          <w:pPr>
                            <w:spacing w:before="11"/>
                            <w:ind w:left="60"/>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11F873" id="_x0000_t202" coordsize="21600,21600" o:spt="202" path="m,l,21600r21600,l21600,xe">
              <v:stroke joinstyle="miter"/>
              <v:path gradientshapeok="t" o:connecttype="rect"/>
            </v:shapetype>
            <v:shape id="Text Box 6" o:spid="_x0000_s1026" type="#_x0000_t202" style="position:absolute;margin-left:315.45pt;margin-top:792.9pt;width:14.75pt;height:14.25pt;z-index:-1589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" filled="f" stroked="f">
              <v:textbox inset="0,0,0,0">
                <w:txbxContent>
                  <w:p w14:paraId="3BE0665E" w14:textId="13018AB0" w:rsidR="003A62A9" w:rsidRDefault="003A62A9">
                    <w:pPr>
                      <w:spacing w:before="11"/>
                      <w:ind w:left="60"/>
                      <w:rPr>
                        <w:rFonts w:ascii="Times New Roman"/>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33480" w14:textId="79818714" w:rsidR="003A62A9" w:rsidRDefault="00CA33E0">
    <w:pPr>
      <w:pStyle w:val="BodyText"/>
      <w:spacing w:line="14" w:lineRule="auto"/>
      <w:rPr>
        <w:sz w:val="20"/>
      </w:rPr>
    </w:pPr>
    <w:r>
      <w:rPr>
        <w:noProof/>
      </w:rPr>
      <mc:AlternateContent>
        <mc:Choice Requires="wps">
          <w:drawing>
            <wp:anchor distT="0" distB="0" distL="114300" distR="114300" simplePos="0" relativeHeight="487419904" behindDoc="1" locked="0" layoutInCell="1" allowOverlap="1" wp14:anchorId="31752E4B" wp14:editId="2C880701">
              <wp:simplePos x="0" y="0"/>
              <wp:positionH relativeFrom="page">
                <wp:posOffset>3714115</wp:posOffset>
              </wp:positionH>
              <wp:positionV relativeFrom="page">
                <wp:posOffset>10342880</wp:posOffset>
              </wp:positionV>
              <wp:extent cx="130175" cy="180975"/>
              <wp:effectExtent l="0" t="0" r="0" b="0"/>
              <wp:wrapNone/>
              <wp:docPr id="181260535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C4432" w14:textId="4BECE186" w:rsidR="003A62A9" w:rsidRDefault="003A62A9" w:rsidP="002058CD">
                          <w:pPr>
                            <w:spacing w:before="11"/>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752E4B" id="_x0000_t202" coordsize="21600,21600" o:spt="202" path="m,l,21600r21600,l21600,xe">
              <v:stroke joinstyle="miter"/>
              <v:path gradientshapeok="t" o:connecttype="rect"/>
            </v:shapetype>
            <v:shape id="Text Box 5" o:spid="_x0000_s1027" type="#_x0000_t202" style="position:absolute;margin-left:292.45pt;margin-top:814.4pt;width:10.25pt;height:14.25pt;z-index:-1589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" filled="f" stroked="f">
              <v:textbox inset="0,0,0,0">
                <w:txbxContent>
                  <w:p w14:paraId="3BFC4432" w14:textId="4BECE186" w:rsidR="003A62A9" w:rsidRDefault="003A62A9" w:rsidP="002058CD">
                    <w:pPr>
                      <w:spacing w:before="11"/>
                      <w:rPr>
                        <w:rFonts w:ascii="Times New Roman"/>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AF854" w14:textId="7D0EEAAC" w:rsidR="003A62A9" w:rsidRDefault="00CA33E0">
    <w:pPr>
      <w:pStyle w:val="BodyText"/>
      <w:spacing w:line="14" w:lineRule="auto"/>
      <w:rPr>
        <w:sz w:val="20"/>
      </w:rPr>
    </w:pPr>
    <w:r>
      <w:rPr>
        <w:noProof/>
      </w:rPr>
      <mc:AlternateContent>
        <mc:Choice Requires="wps">
          <w:drawing>
            <wp:anchor distT="0" distB="0" distL="114300" distR="114300" simplePos="0" relativeHeight="487421440" behindDoc="1" locked="0" layoutInCell="1" allowOverlap="1" wp14:anchorId="780361A8" wp14:editId="533A4250">
              <wp:simplePos x="0" y="0"/>
              <wp:positionH relativeFrom="page">
                <wp:posOffset>3714115</wp:posOffset>
              </wp:positionH>
              <wp:positionV relativeFrom="page">
                <wp:posOffset>10342880</wp:posOffset>
              </wp:positionV>
              <wp:extent cx="160020" cy="180975"/>
              <wp:effectExtent l="0" t="0" r="0" b="0"/>
              <wp:wrapNone/>
              <wp:docPr id="1295328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6FCCD" w14:textId="05203FE7" w:rsidR="003A62A9" w:rsidRDefault="003A62A9">
                          <w:pPr>
                            <w:spacing w:before="11"/>
                            <w:ind w:left="20"/>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361A8" id="_x0000_t202" coordsize="21600,21600" o:spt="202" path="m,l,21600r21600,l21600,xe">
              <v:stroke joinstyle="miter"/>
              <v:path gradientshapeok="t" o:connecttype="rect"/>
            </v:shapetype>
            <v:shape id="Text Box 2" o:spid="_x0000_s1028" type="#_x0000_t202" style="position:absolute;margin-left:292.45pt;margin-top:814.4pt;width:12.6pt;height:14.25pt;z-index:-1589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" filled="f" stroked="f">
              <v:textbox inset="0,0,0,0">
                <w:txbxContent>
                  <w:p w14:paraId="3C16FCCD" w14:textId="05203FE7" w:rsidR="003A62A9" w:rsidRDefault="003A62A9">
                    <w:pPr>
                      <w:spacing w:before="11"/>
                      <w:ind w:left="20"/>
                      <w:rPr>
                        <w:rFonts w:ascii="Times New Roman"/>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9ABFD" w14:textId="547A381E" w:rsidR="003A62A9" w:rsidRDefault="00CA33E0">
    <w:pPr>
      <w:pStyle w:val="BodyText"/>
      <w:spacing w:line="14" w:lineRule="auto"/>
      <w:rPr>
        <w:sz w:val="16"/>
      </w:rPr>
    </w:pPr>
    <w:r>
      <w:rPr>
        <w:noProof/>
      </w:rPr>
      <mc:AlternateContent>
        <mc:Choice Requires="wps">
          <w:drawing>
            <wp:anchor distT="0" distB="0" distL="114300" distR="114300" simplePos="0" relativeHeight="487421952" behindDoc="1" locked="0" layoutInCell="1" allowOverlap="1" wp14:anchorId="34C670C1" wp14:editId="0CEF541B">
              <wp:simplePos x="0" y="0"/>
              <wp:positionH relativeFrom="page">
                <wp:posOffset>3688715</wp:posOffset>
              </wp:positionH>
              <wp:positionV relativeFrom="page">
                <wp:posOffset>10342880</wp:posOffset>
              </wp:positionV>
              <wp:extent cx="322580" cy="180975"/>
              <wp:effectExtent l="0" t="0" r="0" b="0"/>
              <wp:wrapNone/>
              <wp:docPr id="5354838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E46D8" w14:textId="41402688" w:rsidR="003A62A9" w:rsidRDefault="003A62A9">
                          <w:pPr>
                            <w:spacing w:before="11"/>
                            <w:ind w:left="60"/>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C670C1" id="_x0000_t202" coordsize="21600,21600" o:spt="202" path="m,l,21600r21600,l21600,xe">
              <v:stroke joinstyle="miter"/>
              <v:path gradientshapeok="t" o:connecttype="rect"/>
            </v:shapetype>
            <v:shape id="Text Box 1" o:spid="_x0000_s1029" type="#_x0000_t202" style="position:absolute;margin-left:290.45pt;margin-top:814.4pt;width:25.4pt;height:14.25pt;z-index:-1589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" filled="f" stroked="f">
              <v:textbox inset="0,0,0,0">
                <w:txbxContent>
                  <w:p w14:paraId="1A1E46D8" w14:textId="41402688" w:rsidR="003A62A9" w:rsidRDefault="003A62A9">
                    <w:pPr>
                      <w:spacing w:before="11"/>
                      <w:ind w:left="60"/>
                      <w:rPr>
                        <w:rFonts w:ascii="Times New Roman"/>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92804" w14:textId="77777777" w:rsidR="00B949B6" w:rsidRDefault="00B949B6">
      <w:r>
        <w:separator/>
      </w:r>
    </w:p>
  </w:footnote>
  <w:footnote w:type="continuationSeparator" w:id="0">
    <w:p w14:paraId="6DDC1DAC" w14:textId="77777777" w:rsidR="00B949B6" w:rsidRDefault="00B949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02255"/>
    <w:multiLevelType w:val="multilevel"/>
    <w:tmpl w:val="B93245DC"/>
    <w:styleLink w:val="CurrentList1"/>
    <w:lvl w:ilvl="0">
      <w:start w:val="1"/>
      <w:numFmt w:val="decimal"/>
      <w:lvlText w:val="%1."/>
      <w:lvlJc w:val="left"/>
      <w:pPr>
        <w:ind w:left="1211" w:hanging="360"/>
      </w:pPr>
      <w:rPr>
        <w:rFonts w:hint="default"/>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 w15:restartNumberingAfterBreak="0">
    <w:nsid w:val="0D437775"/>
    <w:multiLevelType w:val="multilevel"/>
    <w:tmpl w:val="B04A8150"/>
    <w:styleLink w:val="CurrentList2"/>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D4D7BAD"/>
    <w:multiLevelType w:val="multilevel"/>
    <w:tmpl w:val="BFCA2A46"/>
    <w:lvl w:ilvl="0">
      <w:start w:val="1"/>
      <w:numFmt w:val="decimal"/>
      <w:lvlText w:val="%1"/>
      <w:lvlJc w:val="left"/>
      <w:pPr>
        <w:ind w:left="384" w:hanging="384"/>
      </w:pPr>
      <w:rPr>
        <w:rFonts w:hint="default"/>
      </w:rPr>
    </w:lvl>
    <w:lvl w:ilvl="1">
      <w:start w:val="2"/>
      <w:numFmt w:val="decimal"/>
      <w:lvlText w:val="%1.%2"/>
      <w:lvlJc w:val="left"/>
      <w:pPr>
        <w:ind w:left="1359" w:hanging="72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996" w:hanging="144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634" w:hanging="180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3" w15:restartNumberingAfterBreak="0">
    <w:nsid w:val="0E643A30"/>
    <w:multiLevelType w:val="hybridMultilevel"/>
    <w:tmpl w:val="B90E00BC"/>
    <w:lvl w:ilvl="0" w:tplc="40090001">
      <w:start w:val="1"/>
      <w:numFmt w:val="bullet"/>
      <w:lvlText w:val=""/>
      <w:lvlJc w:val="left"/>
      <w:pPr>
        <w:ind w:left="1684" w:hanging="360"/>
      </w:pPr>
      <w:rPr>
        <w:rFonts w:ascii="Symbol" w:hAnsi="Symbol" w:hint="default"/>
      </w:rPr>
    </w:lvl>
    <w:lvl w:ilvl="1" w:tplc="40090003" w:tentative="1">
      <w:start w:val="1"/>
      <w:numFmt w:val="bullet"/>
      <w:lvlText w:val="o"/>
      <w:lvlJc w:val="left"/>
      <w:pPr>
        <w:ind w:left="2404" w:hanging="360"/>
      </w:pPr>
      <w:rPr>
        <w:rFonts w:ascii="Courier New" w:hAnsi="Courier New" w:cs="Courier New" w:hint="default"/>
      </w:rPr>
    </w:lvl>
    <w:lvl w:ilvl="2" w:tplc="40090005" w:tentative="1">
      <w:start w:val="1"/>
      <w:numFmt w:val="bullet"/>
      <w:lvlText w:val=""/>
      <w:lvlJc w:val="left"/>
      <w:pPr>
        <w:ind w:left="3124" w:hanging="360"/>
      </w:pPr>
      <w:rPr>
        <w:rFonts w:ascii="Wingdings" w:hAnsi="Wingdings" w:hint="default"/>
      </w:rPr>
    </w:lvl>
    <w:lvl w:ilvl="3" w:tplc="40090001" w:tentative="1">
      <w:start w:val="1"/>
      <w:numFmt w:val="bullet"/>
      <w:lvlText w:val=""/>
      <w:lvlJc w:val="left"/>
      <w:pPr>
        <w:ind w:left="3844" w:hanging="360"/>
      </w:pPr>
      <w:rPr>
        <w:rFonts w:ascii="Symbol" w:hAnsi="Symbol" w:hint="default"/>
      </w:rPr>
    </w:lvl>
    <w:lvl w:ilvl="4" w:tplc="40090003" w:tentative="1">
      <w:start w:val="1"/>
      <w:numFmt w:val="bullet"/>
      <w:lvlText w:val="o"/>
      <w:lvlJc w:val="left"/>
      <w:pPr>
        <w:ind w:left="4564" w:hanging="360"/>
      </w:pPr>
      <w:rPr>
        <w:rFonts w:ascii="Courier New" w:hAnsi="Courier New" w:cs="Courier New" w:hint="default"/>
      </w:rPr>
    </w:lvl>
    <w:lvl w:ilvl="5" w:tplc="40090005" w:tentative="1">
      <w:start w:val="1"/>
      <w:numFmt w:val="bullet"/>
      <w:lvlText w:val=""/>
      <w:lvlJc w:val="left"/>
      <w:pPr>
        <w:ind w:left="5284" w:hanging="360"/>
      </w:pPr>
      <w:rPr>
        <w:rFonts w:ascii="Wingdings" w:hAnsi="Wingdings" w:hint="default"/>
      </w:rPr>
    </w:lvl>
    <w:lvl w:ilvl="6" w:tplc="40090001" w:tentative="1">
      <w:start w:val="1"/>
      <w:numFmt w:val="bullet"/>
      <w:lvlText w:val=""/>
      <w:lvlJc w:val="left"/>
      <w:pPr>
        <w:ind w:left="6004" w:hanging="360"/>
      </w:pPr>
      <w:rPr>
        <w:rFonts w:ascii="Symbol" w:hAnsi="Symbol" w:hint="default"/>
      </w:rPr>
    </w:lvl>
    <w:lvl w:ilvl="7" w:tplc="40090003" w:tentative="1">
      <w:start w:val="1"/>
      <w:numFmt w:val="bullet"/>
      <w:lvlText w:val="o"/>
      <w:lvlJc w:val="left"/>
      <w:pPr>
        <w:ind w:left="6724" w:hanging="360"/>
      </w:pPr>
      <w:rPr>
        <w:rFonts w:ascii="Courier New" w:hAnsi="Courier New" w:cs="Courier New" w:hint="default"/>
      </w:rPr>
    </w:lvl>
    <w:lvl w:ilvl="8" w:tplc="40090005" w:tentative="1">
      <w:start w:val="1"/>
      <w:numFmt w:val="bullet"/>
      <w:lvlText w:val=""/>
      <w:lvlJc w:val="left"/>
      <w:pPr>
        <w:ind w:left="7444" w:hanging="360"/>
      </w:pPr>
      <w:rPr>
        <w:rFonts w:ascii="Wingdings" w:hAnsi="Wingdings" w:hint="default"/>
      </w:rPr>
    </w:lvl>
  </w:abstractNum>
  <w:abstractNum w:abstractNumId="4" w15:restartNumberingAfterBreak="0">
    <w:nsid w:val="18716AAB"/>
    <w:multiLevelType w:val="multilevel"/>
    <w:tmpl w:val="6E8A1768"/>
    <w:lvl w:ilvl="0">
      <w:start w:val="3"/>
      <w:numFmt w:val="decimal"/>
      <w:lvlText w:val="%1"/>
      <w:lvlJc w:val="left"/>
      <w:pPr>
        <w:ind w:left="360" w:hanging="360"/>
      </w:pPr>
      <w:rPr>
        <w:rFonts w:hint="default"/>
      </w:rPr>
    </w:lvl>
    <w:lvl w:ilvl="1">
      <w:start w:val="1"/>
      <w:numFmt w:val="decimal"/>
      <w:lvlText w:val="%1.%2"/>
      <w:lvlJc w:val="left"/>
      <w:pPr>
        <w:ind w:left="1091" w:hanging="360"/>
      </w:pPr>
      <w:rPr>
        <w:rFonts w:hint="default"/>
      </w:rPr>
    </w:lvl>
    <w:lvl w:ilvl="2">
      <w:start w:val="1"/>
      <w:numFmt w:val="decimal"/>
      <w:lvlText w:val="%1.%2.%3"/>
      <w:lvlJc w:val="left"/>
      <w:pPr>
        <w:ind w:left="2182" w:hanging="720"/>
      </w:pPr>
      <w:rPr>
        <w:rFonts w:hint="default"/>
      </w:rPr>
    </w:lvl>
    <w:lvl w:ilvl="3">
      <w:start w:val="1"/>
      <w:numFmt w:val="decimal"/>
      <w:lvlText w:val="%1.%2.%3.%4"/>
      <w:lvlJc w:val="left"/>
      <w:pPr>
        <w:ind w:left="2913" w:hanging="720"/>
      </w:pPr>
      <w:rPr>
        <w:rFonts w:hint="default"/>
      </w:rPr>
    </w:lvl>
    <w:lvl w:ilvl="4">
      <w:start w:val="1"/>
      <w:numFmt w:val="decimal"/>
      <w:lvlText w:val="%1.%2.%3.%4.%5"/>
      <w:lvlJc w:val="left"/>
      <w:pPr>
        <w:ind w:left="4004" w:hanging="1080"/>
      </w:pPr>
      <w:rPr>
        <w:rFonts w:hint="default"/>
      </w:rPr>
    </w:lvl>
    <w:lvl w:ilvl="5">
      <w:start w:val="1"/>
      <w:numFmt w:val="decimal"/>
      <w:lvlText w:val="%1.%2.%3.%4.%5.%6"/>
      <w:lvlJc w:val="left"/>
      <w:pPr>
        <w:ind w:left="4735" w:hanging="1080"/>
      </w:pPr>
      <w:rPr>
        <w:rFonts w:hint="default"/>
      </w:rPr>
    </w:lvl>
    <w:lvl w:ilvl="6">
      <w:start w:val="1"/>
      <w:numFmt w:val="decimal"/>
      <w:lvlText w:val="%1.%2.%3.%4.%5.%6.%7"/>
      <w:lvlJc w:val="left"/>
      <w:pPr>
        <w:ind w:left="5826" w:hanging="1440"/>
      </w:pPr>
      <w:rPr>
        <w:rFonts w:hint="default"/>
      </w:rPr>
    </w:lvl>
    <w:lvl w:ilvl="7">
      <w:start w:val="1"/>
      <w:numFmt w:val="decimal"/>
      <w:lvlText w:val="%1.%2.%3.%4.%5.%6.%7.%8"/>
      <w:lvlJc w:val="left"/>
      <w:pPr>
        <w:ind w:left="6557" w:hanging="1440"/>
      </w:pPr>
      <w:rPr>
        <w:rFonts w:hint="default"/>
      </w:rPr>
    </w:lvl>
    <w:lvl w:ilvl="8">
      <w:start w:val="1"/>
      <w:numFmt w:val="decimal"/>
      <w:lvlText w:val="%1.%2.%3.%4.%5.%6.%7.%8.%9"/>
      <w:lvlJc w:val="left"/>
      <w:pPr>
        <w:ind w:left="7648" w:hanging="1800"/>
      </w:pPr>
      <w:rPr>
        <w:rFonts w:hint="default"/>
      </w:rPr>
    </w:lvl>
  </w:abstractNum>
  <w:abstractNum w:abstractNumId="5" w15:restartNumberingAfterBreak="0">
    <w:nsid w:val="187F0556"/>
    <w:multiLevelType w:val="multilevel"/>
    <w:tmpl w:val="C846DCD6"/>
    <w:lvl w:ilvl="0">
      <w:start w:val="2"/>
      <w:numFmt w:val="decimal"/>
      <w:lvlText w:val="%1"/>
      <w:lvlJc w:val="left"/>
      <w:pPr>
        <w:ind w:left="384" w:hanging="384"/>
      </w:pPr>
      <w:rPr>
        <w:rFonts w:hint="default"/>
      </w:rPr>
    </w:lvl>
    <w:lvl w:ilvl="1">
      <w:start w:val="1"/>
      <w:numFmt w:val="decimal"/>
      <w:lvlText w:val="%1.%2"/>
      <w:lvlJc w:val="left"/>
      <w:pPr>
        <w:ind w:left="1563" w:hanging="720"/>
      </w:pPr>
      <w:rPr>
        <w:rFonts w:hint="default"/>
      </w:rPr>
    </w:lvl>
    <w:lvl w:ilvl="2">
      <w:start w:val="1"/>
      <w:numFmt w:val="decimal"/>
      <w:lvlText w:val="%1.%2.%3"/>
      <w:lvlJc w:val="left"/>
      <w:pPr>
        <w:ind w:left="2406" w:hanging="720"/>
      </w:pPr>
      <w:rPr>
        <w:rFonts w:hint="default"/>
      </w:rPr>
    </w:lvl>
    <w:lvl w:ilvl="3">
      <w:start w:val="1"/>
      <w:numFmt w:val="decimal"/>
      <w:lvlText w:val="%1.%2.%3.%4"/>
      <w:lvlJc w:val="left"/>
      <w:pPr>
        <w:ind w:left="3609" w:hanging="1080"/>
      </w:pPr>
      <w:rPr>
        <w:rFonts w:hint="default"/>
      </w:rPr>
    </w:lvl>
    <w:lvl w:ilvl="4">
      <w:start w:val="1"/>
      <w:numFmt w:val="decimal"/>
      <w:lvlText w:val="%1.%2.%3.%4.%5"/>
      <w:lvlJc w:val="left"/>
      <w:pPr>
        <w:ind w:left="4812" w:hanging="1440"/>
      </w:pPr>
      <w:rPr>
        <w:rFonts w:hint="default"/>
      </w:rPr>
    </w:lvl>
    <w:lvl w:ilvl="5">
      <w:start w:val="1"/>
      <w:numFmt w:val="decimal"/>
      <w:lvlText w:val="%1.%2.%3.%4.%5.%6"/>
      <w:lvlJc w:val="left"/>
      <w:pPr>
        <w:ind w:left="5655" w:hanging="1440"/>
      </w:pPr>
      <w:rPr>
        <w:rFonts w:hint="default"/>
      </w:rPr>
    </w:lvl>
    <w:lvl w:ilvl="6">
      <w:start w:val="1"/>
      <w:numFmt w:val="decimal"/>
      <w:lvlText w:val="%1.%2.%3.%4.%5.%6.%7"/>
      <w:lvlJc w:val="left"/>
      <w:pPr>
        <w:ind w:left="6858" w:hanging="1800"/>
      </w:pPr>
      <w:rPr>
        <w:rFonts w:hint="default"/>
      </w:rPr>
    </w:lvl>
    <w:lvl w:ilvl="7">
      <w:start w:val="1"/>
      <w:numFmt w:val="decimal"/>
      <w:lvlText w:val="%1.%2.%3.%4.%5.%6.%7.%8"/>
      <w:lvlJc w:val="left"/>
      <w:pPr>
        <w:ind w:left="7701" w:hanging="1800"/>
      </w:pPr>
      <w:rPr>
        <w:rFonts w:hint="default"/>
      </w:rPr>
    </w:lvl>
    <w:lvl w:ilvl="8">
      <w:start w:val="1"/>
      <w:numFmt w:val="decimal"/>
      <w:lvlText w:val="%1.%2.%3.%4.%5.%6.%7.%8.%9"/>
      <w:lvlJc w:val="left"/>
      <w:pPr>
        <w:ind w:left="8904" w:hanging="2160"/>
      </w:pPr>
      <w:rPr>
        <w:rFonts w:hint="default"/>
      </w:rPr>
    </w:lvl>
  </w:abstractNum>
  <w:abstractNum w:abstractNumId="6" w15:restartNumberingAfterBreak="0">
    <w:nsid w:val="1CA22F84"/>
    <w:multiLevelType w:val="hybridMultilevel"/>
    <w:tmpl w:val="0A7EE8D8"/>
    <w:lvl w:ilvl="0" w:tplc="40090001">
      <w:start w:val="1"/>
      <w:numFmt w:val="bullet"/>
      <w:lvlText w:val=""/>
      <w:lvlJc w:val="left"/>
      <w:pPr>
        <w:ind w:left="2268" w:hanging="360"/>
      </w:pPr>
      <w:rPr>
        <w:rFonts w:ascii="Symbol" w:hAnsi="Symbol" w:hint="default"/>
      </w:rPr>
    </w:lvl>
    <w:lvl w:ilvl="1" w:tplc="40090003" w:tentative="1">
      <w:start w:val="1"/>
      <w:numFmt w:val="bullet"/>
      <w:lvlText w:val="o"/>
      <w:lvlJc w:val="left"/>
      <w:pPr>
        <w:ind w:left="2988" w:hanging="360"/>
      </w:pPr>
      <w:rPr>
        <w:rFonts w:ascii="Courier New" w:hAnsi="Courier New" w:cs="Courier New" w:hint="default"/>
      </w:rPr>
    </w:lvl>
    <w:lvl w:ilvl="2" w:tplc="40090005" w:tentative="1">
      <w:start w:val="1"/>
      <w:numFmt w:val="bullet"/>
      <w:lvlText w:val=""/>
      <w:lvlJc w:val="left"/>
      <w:pPr>
        <w:ind w:left="3708" w:hanging="360"/>
      </w:pPr>
      <w:rPr>
        <w:rFonts w:ascii="Wingdings" w:hAnsi="Wingdings" w:hint="default"/>
      </w:rPr>
    </w:lvl>
    <w:lvl w:ilvl="3" w:tplc="40090001" w:tentative="1">
      <w:start w:val="1"/>
      <w:numFmt w:val="bullet"/>
      <w:lvlText w:val=""/>
      <w:lvlJc w:val="left"/>
      <w:pPr>
        <w:ind w:left="4428" w:hanging="360"/>
      </w:pPr>
      <w:rPr>
        <w:rFonts w:ascii="Symbol" w:hAnsi="Symbol" w:hint="default"/>
      </w:rPr>
    </w:lvl>
    <w:lvl w:ilvl="4" w:tplc="40090003" w:tentative="1">
      <w:start w:val="1"/>
      <w:numFmt w:val="bullet"/>
      <w:lvlText w:val="o"/>
      <w:lvlJc w:val="left"/>
      <w:pPr>
        <w:ind w:left="5148" w:hanging="360"/>
      </w:pPr>
      <w:rPr>
        <w:rFonts w:ascii="Courier New" w:hAnsi="Courier New" w:cs="Courier New" w:hint="default"/>
      </w:rPr>
    </w:lvl>
    <w:lvl w:ilvl="5" w:tplc="40090005" w:tentative="1">
      <w:start w:val="1"/>
      <w:numFmt w:val="bullet"/>
      <w:lvlText w:val=""/>
      <w:lvlJc w:val="left"/>
      <w:pPr>
        <w:ind w:left="5868" w:hanging="360"/>
      </w:pPr>
      <w:rPr>
        <w:rFonts w:ascii="Wingdings" w:hAnsi="Wingdings" w:hint="default"/>
      </w:rPr>
    </w:lvl>
    <w:lvl w:ilvl="6" w:tplc="40090001" w:tentative="1">
      <w:start w:val="1"/>
      <w:numFmt w:val="bullet"/>
      <w:lvlText w:val=""/>
      <w:lvlJc w:val="left"/>
      <w:pPr>
        <w:ind w:left="6588" w:hanging="360"/>
      </w:pPr>
      <w:rPr>
        <w:rFonts w:ascii="Symbol" w:hAnsi="Symbol" w:hint="default"/>
      </w:rPr>
    </w:lvl>
    <w:lvl w:ilvl="7" w:tplc="40090003" w:tentative="1">
      <w:start w:val="1"/>
      <w:numFmt w:val="bullet"/>
      <w:lvlText w:val="o"/>
      <w:lvlJc w:val="left"/>
      <w:pPr>
        <w:ind w:left="7308" w:hanging="360"/>
      </w:pPr>
      <w:rPr>
        <w:rFonts w:ascii="Courier New" w:hAnsi="Courier New" w:cs="Courier New" w:hint="default"/>
      </w:rPr>
    </w:lvl>
    <w:lvl w:ilvl="8" w:tplc="40090005" w:tentative="1">
      <w:start w:val="1"/>
      <w:numFmt w:val="bullet"/>
      <w:lvlText w:val=""/>
      <w:lvlJc w:val="left"/>
      <w:pPr>
        <w:ind w:left="8028" w:hanging="360"/>
      </w:pPr>
      <w:rPr>
        <w:rFonts w:ascii="Wingdings" w:hAnsi="Wingdings" w:hint="default"/>
      </w:rPr>
    </w:lvl>
  </w:abstractNum>
  <w:abstractNum w:abstractNumId="7" w15:restartNumberingAfterBreak="0">
    <w:nsid w:val="1F6F1D7D"/>
    <w:multiLevelType w:val="hybridMultilevel"/>
    <w:tmpl w:val="A83EE85E"/>
    <w:lvl w:ilvl="0" w:tplc="FADC8C3E">
      <w:start w:val="1"/>
      <w:numFmt w:val="upperLetter"/>
      <w:lvlText w:val="%1."/>
      <w:lvlJc w:val="left"/>
      <w:pPr>
        <w:ind w:left="2044" w:hanging="360"/>
      </w:pPr>
      <w:rPr>
        <w:rFonts w:hint="default"/>
      </w:rPr>
    </w:lvl>
    <w:lvl w:ilvl="1" w:tplc="40090019" w:tentative="1">
      <w:start w:val="1"/>
      <w:numFmt w:val="lowerLetter"/>
      <w:lvlText w:val="%2."/>
      <w:lvlJc w:val="left"/>
      <w:pPr>
        <w:ind w:left="2764" w:hanging="360"/>
      </w:pPr>
    </w:lvl>
    <w:lvl w:ilvl="2" w:tplc="4009001B" w:tentative="1">
      <w:start w:val="1"/>
      <w:numFmt w:val="lowerRoman"/>
      <w:lvlText w:val="%3."/>
      <w:lvlJc w:val="right"/>
      <w:pPr>
        <w:ind w:left="3484" w:hanging="180"/>
      </w:pPr>
    </w:lvl>
    <w:lvl w:ilvl="3" w:tplc="4009000F" w:tentative="1">
      <w:start w:val="1"/>
      <w:numFmt w:val="decimal"/>
      <w:lvlText w:val="%4."/>
      <w:lvlJc w:val="left"/>
      <w:pPr>
        <w:ind w:left="4204" w:hanging="360"/>
      </w:pPr>
    </w:lvl>
    <w:lvl w:ilvl="4" w:tplc="40090019" w:tentative="1">
      <w:start w:val="1"/>
      <w:numFmt w:val="lowerLetter"/>
      <w:lvlText w:val="%5."/>
      <w:lvlJc w:val="left"/>
      <w:pPr>
        <w:ind w:left="4924" w:hanging="360"/>
      </w:pPr>
    </w:lvl>
    <w:lvl w:ilvl="5" w:tplc="4009001B" w:tentative="1">
      <w:start w:val="1"/>
      <w:numFmt w:val="lowerRoman"/>
      <w:lvlText w:val="%6."/>
      <w:lvlJc w:val="right"/>
      <w:pPr>
        <w:ind w:left="5644" w:hanging="180"/>
      </w:pPr>
    </w:lvl>
    <w:lvl w:ilvl="6" w:tplc="4009000F" w:tentative="1">
      <w:start w:val="1"/>
      <w:numFmt w:val="decimal"/>
      <w:lvlText w:val="%7."/>
      <w:lvlJc w:val="left"/>
      <w:pPr>
        <w:ind w:left="6364" w:hanging="360"/>
      </w:pPr>
    </w:lvl>
    <w:lvl w:ilvl="7" w:tplc="40090019" w:tentative="1">
      <w:start w:val="1"/>
      <w:numFmt w:val="lowerLetter"/>
      <w:lvlText w:val="%8."/>
      <w:lvlJc w:val="left"/>
      <w:pPr>
        <w:ind w:left="7084" w:hanging="360"/>
      </w:pPr>
    </w:lvl>
    <w:lvl w:ilvl="8" w:tplc="4009001B" w:tentative="1">
      <w:start w:val="1"/>
      <w:numFmt w:val="lowerRoman"/>
      <w:lvlText w:val="%9."/>
      <w:lvlJc w:val="right"/>
      <w:pPr>
        <w:ind w:left="7804" w:hanging="180"/>
      </w:pPr>
    </w:lvl>
  </w:abstractNum>
  <w:abstractNum w:abstractNumId="8" w15:restartNumberingAfterBreak="0">
    <w:nsid w:val="209B0EF7"/>
    <w:multiLevelType w:val="hybridMultilevel"/>
    <w:tmpl w:val="9FFABBD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1C83DCC"/>
    <w:multiLevelType w:val="hybridMultilevel"/>
    <w:tmpl w:val="EDBA79AA"/>
    <w:lvl w:ilvl="0" w:tplc="4009000F">
      <w:start w:val="1"/>
      <w:numFmt w:val="decimal"/>
      <w:lvlText w:val="%1."/>
      <w:lvlJc w:val="left"/>
      <w:pPr>
        <w:ind w:left="1451" w:hanging="360"/>
      </w:pPr>
    </w:lvl>
    <w:lvl w:ilvl="1" w:tplc="40090019" w:tentative="1">
      <w:start w:val="1"/>
      <w:numFmt w:val="lowerLetter"/>
      <w:lvlText w:val="%2."/>
      <w:lvlJc w:val="left"/>
      <w:pPr>
        <w:ind w:left="2171" w:hanging="360"/>
      </w:pPr>
    </w:lvl>
    <w:lvl w:ilvl="2" w:tplc="4009001B" w:tentative="1">
      <w:start w:val="1"/>
      <w:numFmt w:val="lowerRoman"/>
      <w:lvlText w:val="%3."/>
      <w:lvlJc w:val="right"/>
      <w:pPr>
        <w:ind w:left="2891" w:hanging="180"/>
      </w:pPr>
    </w:lvl>
    <w:lvl w:ilvl="3" w:tplc="4009000F" w:tentative="1">
      <w:start w:val="1"/>
      <w:numFmt w:val="decimal"/>
      <w:lvlText w:val="%4."/>
      <w:lvlJc w:val="left"/>
      <w:pPr>
        <w:ind w:left="3611" w:hanging="360"/>
      </w:pPr>
    </w:lvl>
    <w:lvl w:ilvl="4" w:tplc="40090019" w:tentative="1">
      <w:start w:val="1"/>
      <w:numFmt w:val="lowerLetter"/>
      <w:lvlText w:val="%5."/>
      <w:lvlJc w:val="left"/>
      <w:pPr>
        <w:ind w:left="4331" w:hanging="360"/>
      </w:pPr>
    </w:lvl>
    <w:lvl w:ilvl="5" w:tplc="4009001B" w:tentative="1">
      <w:start w:val="1"/>
      <w:numFmt w:val="lowerRoman"/>
      <w:lvlText w:val="%6."/>
      <w:lvlJc w:val="right"/>
      <w:pPr>
        <w:ind w:left="5051" w:hanging="180"/>
      </w:pPr>
    </w:lvl>
    <w:lvl w:ilvl="6" w:tplc="4009000F" w:tentative="1">
      <w:start w:val="1"/>
      <w:numFmt w:val="decimal"/>
      <w:lvlText w:val="%7."/>
      <w:lvlJc w:val="left"/>
      <w:pPr>
        <w:ind w:left="5771" w:hanging="360"/>
      </w:pPr>
    </w:lvl>
    <w:lvl w:ilvl="7" w:tplc="40090019" w:tentative="1">
      <w:start w:val="1"/>
      <w:numFmt w:val="lowerLetter"/>
      <w:lvlText w:val="%8."/>
      <w:lvlJc w:val="left"/>
      <w:pPr>
        <w:ind w:left="6491" w:hanging="360"/>
      </w:pPr>
    </w:lvl>
    <w:lvl w:ilvl="8" w:tplc="4009001B" w:tentative="1">
      <w:start w:val="1"/>
      <w:numFmt w:val="lowerRoman"/>
      <w:lvlText w:val="%9."/>
      <w:lvlJc w:val="right"/>
      <w:pPr>
        <w:ind w:left="7211" w:hanging="180"/>
      </w:pPr>
    </w:lvl>
  </w:abstractNum>
  <w:abstractNum w:abstractNumId="10" w15:restartNumberingAfterBreak="0">
    <w:nsid w:val="298506D8"/>
    <w:multiLevelType w:val="hybridMultilevel"/>
    <w:tmpl w:val="98BCDA10"/>
    <w:lvl w:ilvl="0" w:tplc="40090001">
      <w:start w:val="1"/>
      <w:numFmt w:val="bullet"/>
      <w:lvlText w:val=""/>
      <w:lvlJc w:val="left"/>
      <w:pPr>
        <w:ind w:left="1684" w:hanging="360"/>
      </w:pPr>
      <w:rPr>
        <w:rFonts w:ascii="Symbol" w:hAnsi="Symbol" w:hint="default"/>
      </w:rPr>
    </w:lvl>
    <w:lvl w:ilvl="1" w:tplc="40090003" w:tentative="1">
      <w:start w:val="1"/>
      <w:numFmt w:val="bullet"/>
      <w:lvlText w:val="o"/>
      <w:lvlJc w:val="left"/>
      <w:pPr>
        <w:ind w:left="2404" w:hanging="360"/>
      </w:pPr>
      <w:rPr>
        <w:rFonts w:ascii="Courier New" w:hAnsi="Courier New" w:cs="Courier New" w:hint="default"/>
      </w:rPr>
    </w:lvl>
    <w:lvl w:ilvl="2" w:tplc="40090005" w:tentative="1">
      <w:start w:val="1"/>
      <w:numFmt w:val="bullet"/>
      <w:lvlText w:val=""/>
      <w:lvlJc w:val="left"/>
      <w:pPr>
        <w:ind w:left="3124" w:hanging="360"/>
      </w:pPr>
      <w:rPr>
        <w:rFonts w:ascii="Wingdings" w:hAnsi="Wingdings" w:hint="default"/>
      </w:rPr>
    </w:lvl>
    <w:lvl w:ilvl="3" w:tplc="40090001" w:tentative="1">
      <w:start w:val="1"/>
      <w:numFmt w:val="bullet"/>
      <w:lvlText w:val=""/>
      <w:lvlJc w:val="left"/>
      <w:pPr>
        <w:ind w:left="3844" w:hanging="360"/>
      </w:pPr>
      <w:rPr>
        <w:rFonts w:ascii="Symbol" w:hAnsi="Symbol" w:hint="default"/>
      </w:rPr>
    </w:lvl>
    <w:lvl w:ilvl="4" w:tplc="40090003" w:tentative="1">
      <w:start w:val="1"/>
      <w:numFmt w:val="bullet"/>
      <w:lvlText w:val="o"/>
      <w:lvlJc w:val="left"/>
      <w:pPr>
        <w:ind w:left="4564" w:hanging="360"/>
      </w:pPr>
      <w:rPr>
        <w:rFonts w:ascii="Courier New" w:hAnsi="Courier New" w:cs="Courier New" w:hint="default"/>
      </w:rPr>
    </w:lvl>
    <w:lvl w:ilvl="5" w:tplc="40090005" w:tentative="1">
      <w:start w:val="1"/>
      <w:numFmt w:val="bullet"/>
      <w:lvlText w:val=""/>
      <w:lvlJc w:val="left"/>
      <w:pPr>
        <w:ind w:left="5284" w:hanging="360"/>
      </w:pPr>
      <w:rPr>
        <w:rFonts w:ascii="Wingdings" w:hAnsi="Wingdings" w:hint="default"/>
      </w:rPr>
    </w:lvl>
    <w:lvl w:ilvl="6" w:tplc="40090001" w:tentative="1">
      <w:start w:val="1"/>
      <w:numFmt w:val="bullet"/>
      <w:lvlText w:val=""/>
      <w:lvlJc w:val="left"/>
      <w:pPr>
        <w:ind w:left="6004" w:hanging="360"/>
      </w:pPr>
      <w:rPr>
        <w:rFonts w:ascii="Symbol" w:hAnsi="Symbol" w:hint="default"/>
      </w:rPr>
    </w:lvl>
    <w:lvl w:ilvl="7" w:tplc="40090003" w:tentative="1">
      <w:start w:val="1"/>
      <w:numFmt w:val="bullet"/>
      <w:lvlText w:val="o"/>
      <w:lvlJc w:val="left"/>
      <w:pPr>
        <w:ind w:left="6724" w:hanging="360"/>
      </w:pPr>
      <w:rPr>
        <w:rFonts w:ascii="Courier New" w:hAnsi="Courier New" w:cs="Courier New" w:hint="default"/>
      </w:rPr>
    </w:lvl>
    <w:lvl w:ilvl="8" w:tplc="40090005" w:tentative="1">
      <w:start w:val="1"/>
      <w:numFmt w:val="bullet"/>
      <w:lvlText w:val=""/>
      <w:lvlJc w:val="left"/>
      <w:pPr>
        <w:ind w:left="7444" w:hanging="360"/>
      </w:pPr>
      <w:rPr>
        <w:rFonts w:ascii="Wingdings" w:hAnsi="Wingdings" w:hint="default"/>
      </w:rPr>
    </w:lvl>
  </w:abstractNum>
  <w:abstractNum w:abstractNumId="11" w15:restartNumberingAfterBreak="0">
    <w:nsid w:val="2EA8262B"/>
    <w:multiLevelType w:val="multilevel"/>
    <w:tmpl w:val="E35E2FB0"/>
    <w:lvl w:ilvl="0">
      <w:start w:val="2"/>
      <w:numFmt w:val="decimal"/>
      <w:lvlText w:val="%1"/>
      <w:lvlJc w:val="left"/>
      <w:pPr>
        <w:ind w:left="360" w:hanging="360"/>
      </w:pPr>
      <w:rPr>
        <w:rFonts w:hint="default"/>
      </w:rPr>
    </w:lvl>
    <w:lvl w:ilvl="1">
      <w:start w:val="1"/>
      <w:numFmt w:val="decimal"/>
      <w:lvlText w:val="%1.%2"/>
      <w:lvlJc w:val="left"/>
      <w:pPr>
        <w:ind w:left="1091" w:hanging="360"/>
      </w:pPr>
      <w:rPr>
        <w:rFonts w:hint="default"/>
      </w:rPr>
    </w:lvl>
    <w:lvl w:ilvl="2">
      <w:start w:val="1"/>
      <w:numFmt w:val="decimal"/>
      <w:lvlText w:val="%1.%2.%3"/>
      <w:lvlJc w:val="left"/>
      <w:pPr>
        <w:ind w:left="2182" w:hanging="720"/>
      </w:pPr>
      <w:rPr>
        <w:rFonts w:hint="default"/>
      </w:rPr>
    </w:lvl>
    <w:lvl w:ilvl="3">
      <w:start w:val="1"/>
      <w:numFmt w:val="decimal"/>
      <w:lvlText w:val="%1.%2.%3.%4"/>
      <w:lvlJc w:val="left"/>
      <w:pPr>
        <w:ind w:left="2913" w:hanging="720"/>
      </w:pPr>
      <w:rPr>
        <w:rFonts w:hint="default"/>
      </w:rPr>
    </w:lvl>
    <w:lvl w:ilvl="4">
      <w:start w:val="1"/>
      <w:numFmt w:val="decimal"/>
      <w:lvlText w:val="%1.%2.%3.%4.%5"/>
      <w:lvlJc w:val="left"/>
      <w:pPr>
        <w:ind w:left="4004" w:hanging="1080"/>
      </w:pPr>
      <w:rPr>
        <w:rFonts w:hint="default"/>
      </w:rPr>
    </w:lvl>
    <w:lvl w:ilvl="5">
      <w:start w:val="1"/>
      <w:numFmt w:val="decimal"/>
      <w:lvlText w:val="%1.%2.%3.%4.%5.%6"/>
      <w:lvlJc w:val="left"/>
      <w:pPr>
        <w:ind w:left="4735" w:hanging="1080"/>
      </w:pPr>
      <w:rPr>
        <w:rFonts w:hint="default"/>
      </w:rPr>
    </w:lvl>
    <w:lvl w:ilvl="6">
      <w:start w:val="1"/>
      <w:numFmt w:val="decimal"/>
      <w:lvlText w:val="%1.%2.%3.%4.%5.%6.%7"/>
      <w:lvlJc w:val="left"/>
      <w:pPr>
        <w:ind w:left="5826" w:hanging="1440"/>
      </w:pPr>
      <w:rPr>
        <w:rFonts w:hint="default"/>
      </w:rPr>
    </w:lvl>
    <w:lvl w:ilvl="7">
      <w:start w:val="1"/>
      <w:numFmt w:val="decimal"/>
      <w:lvlText w:val="%1.%2.%3.%4.%5.%6.%7.%8"/>
      <w:lvlJc w:val="left"/>
      <w:pPr>
        <w:ind w:left="6557" w:hanging="1440"/>
      </w:pPr>
      <w:rPr>
        <w:rFonts w:hint="default"/>
      </w:rPr>
    </w:lvl>
    <w:lvl w:ilvl="8">
      <w:start w:val="1"/>
      <w:numFmt w:val="decimal"/>
      <w:lvlText w:val="%1.%2.%3.%4.%5.%6.%7.%8.%9"/>
      <w:lvlJc w:val="left"/>
      <w:pPr>
        <w:ind w:left="7648" w:hanging="1800"/>
      </w:pPr>
      <w:rPr>
        <w:rFonts w:hint="default"/>
      </w:rPr>
    </w:lvl>
  </w:abstractNum>
  <w:abstractNum w:abstractNumId="12" w15:restartNumberingAfterBreak="0">
    <w:nsid w:val="2EFC3D78"/>
    <w:multiLevelType w:val="hybridMultilevel"/>
    <w:tmpl w:val="E40C4A16"/>
    <w:lvl w:ilvl="0" w:tplc="4009000F">
      <w:start w:val="1"/>
      <w:numFmt w:val="decimal"/>
      <w:lvlText w:val="%1."/>
      <w:lvlJc w:val="left"/>
      <w:pPr>
        <w:ind w:left="1451" w:hanging="360"/>
      </w:pPr>
    </w:lvl>
    <w:lvl w:ilvl="1" w:tplc="40090019" w:tentative="1">
      <w:start w:val="1"/>
      <w:numFmt w:val="lowerLetter"/>
      <w:lvlText w:val="%2."/>
      <w:lvlJc w:val="left"/>
      <w:pPr>
        <w:ind w:left="2171" w:hanging="360"/>
      </w:pPr>
    </w:lvl>
    <w:lvl w:ilvl="2" w:tplc="4009001B" w:tentative="1">
      <w:start w:val="1"/>
      <w:numFmt w:val="lowerRoman"/>
      <w:lvlText w:val="%3."/>
      <w:lvlJc w:val="right"/>
      <w:pPr>
        <w:ind w:left="2891" w:hanging="180"/>
      </w:pPr>
    </w:lvl>
    <w:lvl w:ilvl="3" w:tplc="4009000F" w:tentative="1">
      <w:start w:val="1"/>
      <w:numFmt w:val="decimal"/>
      <w:lvlText w:val="%4."/>
      <w:lvlJc w:val="left"/>
      <w:pPr>
        <w:ind w:left="3611" w:hanging="360"/>
      </w:pPr>
    </w:lvl>
    <w:lvl w:ilvl="4" w:tplc="40090019" w:tentative="1">
      <w:start w:val="1"/>
      <w:numFmt w:val="lowerLetter"/>
      <w:lvlText w:val="%5."/>
      <w:lvlJc w:val="left"/>
      <w:pPr>
        <w:ind w:left="4331" w:hanging="360"/>
      </w:pPr>
    </w:lvl>
    <w:lvl w:ilvl="5" w:tplc="4009001B" w:tentative="1">
      <w:start w:val="1"/>
      <w:numFmt w:val="lowerRoman"/>
      <w:lvlText w:val="%6."/>
      <w:lvlJc w:val="right"/>
      <w:pPr>
        <w:ind w:left="5051" w:hanging="180"/>
      </w:pPr>
    </w:lvl>
    <w:lvl w:ilvl="6" w:tplc="4009000F" w:tentative="1">
      <w:start w:val="1"/>
      <w:numFmt w:val="decimal"/>
      <w:lvlText w:val="%7."/>
      <w:lvlJc w:val="left"/>
      <w:pPr>
        <w:ind w:left="5771" w:hanging="360"/>
      </w:pPr>
    </w:lvl>
    <w:lvl w:ilvl="7" w:tplc="40090019" w:tentative="1">
      <w:start w:val="1"/>
      <w:numFmt w:val="lowerLetter"/>
      <w:lvlText w:val="%8."/>
      <w:lvlJc w:val="left"/>
      <w:pPr>
        <w:ind w:left="6491" w:hanging="360"/>
      </w:pPr>
    </w:lvl>
    <w:lvl w:ilvl="8" w:tplc="4009001B" w:tentative="1">
      <w:start w:val="1"/>
      <w:numFmt w:val="lowerRoman"/>
      <w:lvlText w:val="%9."/>
      <w:lvlJc w:val="right"/>
      <w:pPr>
        <w:ind w:left="7211" w:hanging="180"/>
      </w:pPr>
    </w:lvl>
  </w:abstractNum>
  <w:abstractNum w:abstractNumId="13" w15:restartNumberingAfterBreak="0">
    <w:nsid w:val="31EF5452"/>
    <w:multiLevelType w:val="hybridMultilevel"/>
    <w:tmpl w:val="17BCD5DA"/>
    <w:lvl w:ilvl="0" w:tplc="40090001">
      <w:start w:val="1"/>
      <w:numFmt w:val="bullet"/>
      <w:lvlText w:val=""/>
      <w:lvlJc w:val="left"/>
      <w:pPr>
        <w:ind w:left="1672" w:hanging="360"/>
      </w:pPr>
      <w:rPr>
        <w:rFonts w:ascii="Symbol" w:hAnsi="Symbol" w:hint="default"/>
      </w:rPr>
    </w:lvl>
    <w:lvl w:ilvl="1" w:tplc="40090003" w:tentative="1">
      <w:start w:val="1"/>
      <w:numFmt w:val="bullet"/>
      <w:lvlText w:val="o"/>
      <w:lvlJc w:val="left"/>
      <w:pPr>
        <w:ind w:left="2392" w:hanging="360"/>
      </w:pPr>
      <w:rPr>
        <w:rFonts w:ascii="Courier New" w:hAnsi="Courier New" w:cs="Courier New" w:hint="default"/>
      </w:rPr>
    </w:lvl>
    <w:lvl w:ilvl="2" w:tplc="40090005" w:tentative="1">
      <w:start w:val="1"/>
      <w:numFmt w:val="bullet"/>
      <w:lvlText w:val=""/>
      <w:lvlJc w:val="left"/>
      <w:pPr>
        <w:ind w:left="3112" w:hanging="360"/>
      </w:pPr>
      <w:rPr>
        <w:rFonts w:ascii="Wingdings" w:hAnsi="Wingdings" w:hint="default"/>
      </w:rPr>
    </w:lvl>
    <w:lvl w:ilvl="3" w:tplc="40090001" w:tentative="1">
      <w:start w:val="1"/>
      <w:numFmt w:val="bullet"/>
      <w:lvlText w:val=""/>
      <w:lvlJc w:val="left"/>
      <w:pPr>
        <w:ind w:left="3832" w:hanging="360"/>
      </w:pPr>
      <w:rPr>
        <w:rFonts w:ascii="Symbol" w:hAnsi="Symbol" w:hint="default"/>
      </w:rPr>
    </w:lvl>
    <w:lvl w:ilvl="4" w:tplc="40090003" w:tentative="1">
      <w:start w:val="1"/>
      <w:numFmt w:val="bullet"/>
      <w:lvlText w:val="o"/>
      <w:lvlJc w:val="left"/>
      <w:pPr>
        <w:ind w:left="4552" w:hanging="360"/>
      </w:pPr>
      <w:rPr>
        <w:rFonts w:ascii="Courier New" w:hAnsi="Courier New" w:cs="Courier New" w:hint="default"/>
      </w:rPr>
    </w:lvl>
    <w:lvl w:ilvl="5" w:tplc="40090005" w:tentative="1">
      <w:start w:val="1"/>
      <w:numFmt w:val="bullet"/>
      <w:lvlText w:val=""/>
      <w:lvlJc w:val="left"/>
      <w:pPr>
        <w:ind w:left="5272" w:hanging="360"/>
      </w:pPr>
      <w:rPr>
        <w:rFonts w:ascii="Wingdings" w:hAnsi="Wingdings" w:hint="default"/>
      </w:rPr>
    </w:lvl>
    <w:lvl w:ilvl="6" w:tplc="40090001" w:tentative="1">
      <w:start w:val="1"/>
      <w:numFmt w:val="bullet"/>
      <w:lvlText w:val=""/>
      <w:lvlJc w:val="left"/>
      <w:pPr>
        <w:ind w:left="5992" w:hanging="360"/>
      </w:pPr>
      <w:rPr>
        <w:rFonts w:ascii="Symbol" w:hAnsi="Symbol" w:hint="default"/>
      </w:rPr>
    </w:lvl>
    <w:lvl w:ilvl="7" w:tplc="40090003" w:tentative="1">
      <w:start w:val="1"/>
      <w:numFmt w:val="bullet"/>
      <w:lvlText w:val="o"/>
      <w:lvlJc w:val="left"/>
      <w:pPr>
        <w:ind w:left="6712" w:hanging="360"/>
      </w:pPr>
      <w:rPr>
        <w:rFonts w:ascii="Courier New" w:hAnsi="Courier New" w:cs="Courier New" w:hint="default"/>
      </w:rPr>
    </w:lvl>
    <w:lvl w:ilvl="8" w:tplc="40090005" w:tentative="1">
      <w:start w:val="1"/>
      <w:numFmt w:val="bullet"/>
      <w:lvlText w:val=""/>
      <w:lvlJc w:val="left"/>
      <w:pPr>
        <w:ind w:left="7432" w:hanging="360"/>
      </w:pPr>
      <w:rPr>
        <w:rFonts w:ascii="Wingdings" w:hAnsi="Wingdings" w:hint="default"/>
      </w:rPr>
    </w:lvl>
  </w:abstractNum>
  <w:abstractNum w:abstractNumId="14" w15:restartNumberingAfterBreak="0">
    <w:nsid w:val="35A8308E"/>
    <w:multiLevelType w:val="hybridMultilevel"/>
    <w:tmpl w:val="5E707226"/>
    <w:lvl w:ilvl="0" w:tplc="4009000F">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5" w15:restartNumberingAfterBreak="0">
    <w:nsid w:val="3AF3350F"/>
    <w:multiLevelType w:val="hybridMultilevel"/>
    <w:tmpl w:val="8B604AF2"/>
    <w:lvl w:ilvl="0" w:tplc="40090001">
      <w:start w:val="1"/>
      <w:numFmt w:val="bullet"/>
      <w:lvlText w:val=""/>
      <w:lvlJc w:val="left"/>
      <w:pPr>
        <w:ind w:left="1684" w:hanging="360"/>
      </w:pPr>
      <w:rPr>
        <w:rFonts w:ascii="Symbol" w:hAnsi="Symbol" w:hint="default"/>
      </w:rPr>
    </w:lvl>
    <w:lvl w:ilvl="1" w:tplc="40090003" w:tentative="1">
      <w:start w:val="1"/>
      <w:numFmt w:val="bullet"/>
      <w:lvlText w:val="o"/>
      <w:lvlJc w:val="left"/>
      <w:pPr>
        <w:ind w:left="2404" w:hanging="360"/>
      </w:pPr>
      <w:rPr>
        <w:rFonts w:ascii="Courier New" w:hAnsi="Courier New" w:cs="Courier New" w:hint="default"/>
      </w:rPr>
    </w:lvl>
    <w:lvl w:ilvl="2" w:tplc="40090005" w:tentative="1">
      <w:start w:val="1"/>
      <w:numFmt w:val="bullet"/>
      <w:lvlText w:val=""/>
      <w:lvlJc w:val="left"/>
      <w:pPr>
        <w:ind w:left="3124" w:hanging="360"/>
      </w:pPr>
      <w:rPr>
        <w:rFonts w:ascii="Wingdings" w:hAnsi="Wingdings" w:hint="default"/>
      </w:rPr>
    </w:lvl>
    <w:lvl w:ilvl="3" w:tplc="40090001" w:tentative="1">
      <w:start w:val="1"/>
      <w:numFmt w:val="bullet"/>
      <w:lvlText w:val=""/>
      <w:lvlJc w:val="left"/>
      <w:pPr>
        <w:ind w:left="3844" w:hanging="360"/>
      </w:pPr>
      <w:rPr>
        <w:rFonts w:ascii="Symbol" w:hAnsi="Symbol" w:hint="default"/>
      </w:rPr>
    </w:lvl>
    <w:lvl w:ilvl="4" w:tplc="40090003" w:tentative="1">
      <w:start w:val="1"/>
      <w:numFmt w:val="bullet"/>
      <w:lvlText w:val="o"/>
      <w:lvlJc w:val="left"/>
      <w:pPr>
        <w:ind w:left="4564" w:hanging="360"/>
      </w:pPr>
      <w:rPr>
        <w:rFonts w:ascii="Courier New" w:hAnsi="Courier New" w:cs="Courier New" w:hint="default"/>
      </w:rPr>
    </w:lvl>
    <w:lvl w:ilvl="5" w:tplc="40090005" w:tentative="1">
      <w:start w:val="1"/>
      <w:numFmt w:val="bullet"/>
      <w:lvlText w:val=""/>
      <w:lvlJc w:val="left"/>
      <w:pPr>
        <w:ind w:left="5284" w:hanging="360"/>
      </w:pPr>
      <w:rPr>
        <w:rFonts w:ascii="Wingdings" w:hAnsi="Wingdings" w:hint="default"/>
      </w:rPr>
    </w:lvl>
    <w:lvl w:ilvl="6" w:tplc="40090001" w:tentative="1">
      <w:start w:val="1"/>
      <w:numFmt w:val="bullet"/>
      <w:lvlText w:val=""/>
      <w:lvlJc w:val="left"/>
      <w:pPr>
        <w:ind w:left="6004" w:hanging="360"/>
      </w:pPr>
      <w:rPr>
        <w:rFonts w:ascii="Symbol" w:hAnsi="Symbol" w:hint="default"/>
      </w:rPr>
    </w:lvl>
    <w:lvl w:ilvl="7" w:tplc="40090003" w:tentative="1">
      <w:start w:val="1"/>
      <w:numFmt w:val="bullet"/>
      <w:lvlText w:val="o"/>
      <w:lvlJc w:val="left"/>
      <w:pPr>
        <w:ind w:left="6724" w:hanging="360"/>
      </w:pPr>
      <w:rPr>
        <w:rFonts w:ascii="Courier New" w:hAnsi="Courier New" w:cs="Courier New" w:hint="default"/>
      </w:rPr>
    </w:lvl>
    <w:lvl w:ilvl="8" w:tplc="40090005" w:tentative="1">
      <w:start w:val="1"/>
      <w:numFmt w:val="bullet"/>
      <w:lvlText w:val=""/>
      <w:lvlJc w:val="left"/>
      <w:pPr>
        <w:ind w:left="7444" w:hanging="360"/>
      </w:pPr>
      <w:rPr>
        <w:rFonts w:ascii="Wingdings" w:hAnsi="Wingdings" w:hint="default"/>
      </w:rPr>
    </w:lvl>
  </w:abstractNum>
  <w:abstractNum w:abstractNumId="16" w15:restartNumberingAfterBreak="0">
    <w:nsid w:val="40216D99"/>
    <w:multiLevelType w:val="multilevel"/>
    <w:tmpl w:val="C77453E0"/>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7" w15:restartNumberingAfterBreak="0">
    <w:nsid w:val="416040CC"/>
    <w:multiLevelType w:val="multilevel"/>
    <w:tmpl w:val="01F68922"/>
    <w:lvl w:ilvl="0">
      <w:start w:val="3"/>
      <w:numFmt w:val="decimal"/>
      <w:lvlText w:val="%1"/>
      <w:lvlJc w:val="left"/>
      <w:pPr>
        <w:ind w:left="1166" w:hanging="543"/>
      </w:pPr>
      <w:rPr>
        <w:rFonts w:hint="default"/>
        <w:lang w:val="en-US" w:eastAsia="en-US" w:bidi="ar-SA"/>
      </w:rPr>
    </w:lvl>
    <w:lvl w:ilvl="1">
      <w:start w:val="1"/>
      <w:numFmt w:val="decimal"/>
      <w:lvlText w:val="%1.%2"/>
      <w:lvlJc w:val="left"/>
      <w:pPr>
        <w:ind w:left="1166" w:hanging="543"/>
        <w:jc w:val="right"/>
      </w:pPr>
      <w:rPr>
        <w:rFonts w:hint="default"/>
        <w:b/>
        <w:bCs/>
        <w:w w:val="98"/>
        <w:lang w:val="en-US" w:eastAsia="en-US" w:bidi="ar-SA"/>
      </w:rPr>
    </w:lvl>
    <w:lvl w:ilvl="2">
      <w:numFmt w:val="bullet"/>
      <w:lvlText w:val="•"/>
      <w:lvlJc w:val="left"/>
      <w:pPr>
        <w:ind w:left="3022" w:hanging="543"/>
      </w:pPr>
      <w:rPr>
        <w:rFonts w:hint="default"/>
        <w:lang w:val="en-US" w:eastAsia="en-US" w:bidi="ar-SA"/>
      </w:rPr>
    </w:lvl>
    <w:lvl w:ilvl="3">
      <w:numFmt w:val="bullet"/>
      <w:lvlText w:val="•"/>
      <w:lvlJc w:val="left"/>
      <w:pPr>
        <w:ind w:left="3953" w:hanging="543"/>
      </w:pPr>
      <w:rPr>
        <w:rFonts w:hint="default"/>
        <w:lang w:val="en-US" w:eastAsia="en-US" w:bidi="ar-SA"/>
      </w:rPr>
    </w:lvl>
    <w:lvl w:ilvl="4">
      <w:numFmt w:val="bullet"/>
      <w:lvlText w:val="•"/>
      <w:lvlJc w:val="left"/>
      <w:pPr>
        <w:ind w:left="4884" w:hanging="543"/>
      </w:pPr>
      <w:rPr>
        <w:rFonts w:hint="default"/>
        <w:lang w:val="en-US" w:eastAsia="en-US" w:bidi="ar-SA"/>
      </w:rPr>
    </w:lvl>
    <w:lvl w:ilvl="5">
      <w:numFmt w:val="bullet"/>
      <w:lvlText w:val="•"/>
      <w:lvlJc w:val="left"/>
      <w:pPr>
        <w:ind w:left="5815" w:hanging="543"/>
      </w:pPr>
      <w:rPr>
        <w:rFonts w:hint="default"/>
        <w:lang w:val="en-US" w:eastAsia="en-US" w:bidi="ar-SA"/>
      </w:rPr>
    </w:lvl>
    <w:lvl w:ilvl="6">
      <w:numFmt w:val="bullet"/>
      <w:lvlText w:val="•"/>
      <w:lvlJc w:val="left"/>
      <w:pPr>
        <w:ind w:left="6746" w:hanging="543"/>
      </w:pPr>
      <w:rPr>
        <w:rFonts w:hint="default"/>
        <w:lang w:val="en-US" w:eastAsia="en-US" w:bidi="ar-SA"/>
      </w:rPr>
    </w:lvl>
    <w:lvl w:ilvl="7">
      <w:numFmt w:val="bullet"/>
      <w:lvlText w:val="•"/>
      <w:lvlJc w:val="left"/>
      <w:pPr>
        <w:ind w:left="7677" w:hanging="543"/>
      </w:pPr>
      <w:rPr>
        <w:rFonts w:hint="default"/>
        <w:lang w:val="en-US" w:eastAsia="en-US" w:bidi="ar-SA"/>
      </w:rPr>
    </w:lvl>
    <w:lvl w:ilvl="8">
      <w:numFmt w:val="bullet"/>
      <w:lvlText w:val="•"/>
      <w:lvlJc w:val="left"/>
      <w:pPr>
        <w:ind w:left="8608" w:hanging="543"/>
      </w:pPr>
      <w:rPr>
        <w:rFonts w:hint="default"/>
        <w:lang w:val="en-US" w:eastAsia="en-US" w:bidi="ar-SA"/>
      </w:rPr>
    </w:lvl>
  </w:abstractNum>
  <w:abstractNum w:abstractNumId="18" w15:restartNumberingAfterBreak="0">
    <w:nsid w:val="47001167"/>
    <w:multiLevelType w:val="hybridMultilevel"/>
    <w:tmpl w:val="3B4413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B52270"/>
    <w:multiLevelType w:val="multilevel"/>
    <w:tmpl w:val="D5189D3A"/>
    <w:lvl w:ilvl="0">
      <w:start w:val="1"/>
      <w:numFmt w:val="decimal"/>
      <w:lvlText w:val="%1"/>
      <w:lvlJc w:val="left"/>
      <w:pPr>
        <w:ind w:left="1358" w:hanging="627"/>
      </w:pPr>
      <w:rPr>
        <w:rFonts w:hint="default"/>
        <w:lang w:val="en-US" w:eastAsia="en-US" w:bidi="ar-SA"/>
      </w:rPr>
    </w:lvl>
    <w:lvl w:ilvl="1">
      <w:start w:val="1"/>
      <w:numFmt w:val="decimal"/>
      <w:lvlText w:val="%1.%2"/>
      <w:lvlJc w:val="left"/>
      <w:pPr>
        <w:ind w:left="1358" w:hanging="627"/>
      </w:pPr>
      <w:rPr>
        <w:rFonts w:ascii="Times New Roman" w:eastAsia="Times New Roman" w:hAnsi="Times New Roman" w:cs="Times New Roman" w:hint="default"/>
        <w:spacing w:val="0"/>
        <w:w w:val="92"/>
        <w:sz w:val="26"/>
        <w:szCs w:val="26"/>
        <w:lang w:val="en-US" w:eastAsia="en-US" w:bidi="ar-SA"/>
      </w:rPr>
    </w:lvl>
    <w:lvl w:ilvl="2">
      <w:numFmt w:val="bullet"/>
      <w:lvlText w:val="•"/>
      <w:lvlJc w:val="left"/>
      <w:pPr>
        <w:ind w:left="3182" w:hanging="627"/>
      </w:pPr>
      <w:rPr>
        <w:rFonts w:hint="default"/>
        <w:lang w:val="en-US" w:eastAsia="en-US" w:bidi="ar-SA"/>
      </w:rPr>
    </w:lvl>
    <w:lvl w:ilvl="3">
      <w:numFmt w:val="bullet"/>
      <w:lvlText w:val="•"/>
      <w:lvlJc w:val="left"/>
      <w:pPr>
        <w:ind w:left="4093" w:hanging="627"/>
      </w:pPr>
      <w:rPr>
        <w:rFonts w:hint="default"/>
        <w:lang w:val="en-US" w:eastAsia="en-US" w:bidi="ar-SA"/>
      </w:rPr>
    </w:lvl>
    <w:lvl w:ilvl="4">
      <w:numFmt w:val="bullet"/>
      <w:lvlText w:val="•"/>
      <w:lvlJc w:val="left"/>
      <w:pPr>
        <w:ind w:left="5004" w:hanging="627"/>
      </w:pPr>
      <w:rPr>
        <w:rFonts w:hint="default"/>
        <w:lang w:val="en-US" w:eastAsia="en-US" w:bidi="ar-SA"/>
      </w:rPr>
    </w:lvl>
    <w:lvl w:ilvl="5">
      <w:numFmt w:val="bullet"/>
      <w:lvlText w:val="•"/>
      <w:lvlJc w:val="left"/>
      <w:pPr>
        <w:ind w:left="5915" w:hanging="627"/>
      </w:pPr>
      <w:rPr>
        <w:rFonts w:hint="default"/>
        <w:lang w:val="en-US" w:eastAsia="en-US" w:bidi="ar-SA"/>
      </w:rPr>
    </w:lvl>
    <w:lvl w:ilvl="6">
      <w:numFmt w:val="bullet"/>
      <w:lvlText w:val="•"/>
      <w:lvlJc w:val="left"/>
      <w:pPr>
        <w:ind w:left="6826" w:hanging="627"/>
      </w:pPr>
      <w:rPr>
        <w:rFonts w:hint="default"/>
        <w:lang w:val="en-US" w:eastAsia="en-US" w:bidi="ar-SA"/>
      </w:rPr>
    </w:lvl>
    <w:lvl w:ilvl="7">
      <w:numFmt w:val="bullet"/>
      <w:lvlText w:val="•"/>
      <w:lvlJc w:val="left"/>
      <w:pPr>
        <w:ind w:left="7737" w:hanging="627"/>
      </w:pPr>
      <w:rPr>
        <w:rFonts w:hint="default"/>
        <w:lang w:val="en-US" w:eastAsia="en-US" w:bidi="ar-SA"/>
      </w:rPr>
    </w:lvl>
    <w:lvl w:ilvl="8">
      <w:numFmt w:val="bullet"/>
      <w:lvlText w:val="•"/>
      <w:lvlJc w:val="left"/>
      <w:pPr>
        <w:ind w:left="8648" w:hanging="627"/>
      </w:pPr>
      <w:rPr>
        <w:rFonts w:hint="default"/>
        <w:lang w:val="en-US" w:eastAsia="en-US" w:bidi="ar-SA"/>
      </w:rPr>
    </w:lvl>
  </w:abstractNum>
  <w:abstractNum w:abstractNumId="20" w15:restartNumberingAfterBreak="0">
    <w:nsid w:val="4C4D775F"/>
    <w:multiLevelType w:val="hybridMultilevel"/>
    <w:tmpl w:val="8A16E2E8"/>
    <w:lvl w:ilvl="0" w:tplc="4009000F">
      <w:start w:val="1"/>
      <w:numFmt w:val="decimal"/>
      <w:lvlText w:val="%1."/>
      <w:lvlJc w:val="left"/>
      <w:pPr>
        <w:ind w:left="1451" w:hanging="360"/>
      </w:pPr>
    </w:lvl>
    <w:lvl w:ilvl="1" w:tplc="40090019" w:tentative="1">
      <w:start w:val="1"/>
      <w:numFmt w:val="lowerLetter"/>
      <w:lvlText w:val="%2."/>
      <w:lvlJc w:val="left"/>
      <w:pPr>
        <w:ind w:left="2171" w:hanging="360"/>
      </w:pPr>
    </w:lvl>
    <w:lvl w:ilvl="2" w:tplc="4009001B" w:tentative="1">
      <w:start w:val="1"/>
      <w:numFmt w:val="lowerRoman"/>
      <w:lvlText w:val="%3."/>
      <w:lvlJc w:val="right"/>
      <w:pPr>
        <w:ind w:left="2891" w:hanging="180"/>
      </w:pPr>
    </w:lvl>
    <w:lvl w:ilvl="3" w:tplc="4009000F" w:tentative="1">
      <w:start w:val="1"/>
      <w:numFmt w:val="decimal"/>
      <w:lvlText w:val="%4."/>
      <w:lvlJc w:val="left"/>
      <w:pPr>
        <w:ind w:left="3611" w:hanging="360"/>
      </w:pPr>
    </w:lvl>
    <w:lvl w:ilvl="4" w:tplc="40090019" w:tentative="1">
      <w:start w:val="1"/>
      <w:numFmt w:val="lowerLetter"/>
      <w:lvlText w:val="%5."/>
      <w:lvlJc w:val="left"/>
      <w:pPr>
        <w:ind w:left="4331" w:hanging="360"/>
      </w:pPr>
    </w:lvl>
    <w:lvl w:ilvl="5" w:tplc="4009001B" w:tentative="1">
      <w:start w:val="1"/>
      <w:numFmt w:val="lowerRoman"/>
      <w:lvlText w:val="%6."/>
      <w:lvlJc w:val="right"/>
      <w:pPr>
        <w:ind w:left="5051" w:hanging="180"/>
      </w:pPr>
    </w:lvl>
    <w:lvl w:ilvl="6" w:tplc="4009000F" w:tentative="1">
      <w:start w:val="1"/>
      <w:numFmt w:val="decimal"/>
      <w:lvlText w:val="%7."/>
      <w:lvlJc w:val="left"/>
      <w:pPr>
        <w:ind w:left="5771" w:hanging="360"/>
      </w:pPr>
    </w:lvl>
    <w:lvl w:ilvl="7" w:tplc="40090019" w:tentative="1">
      <w:start w:val="1"/>
      <w:numFmt w:val="lowerLetter"/>
      <w:lvlText w:val="%8."/>
      <w:lvlJc w:val="left"/>
      <w:pPr>
        <w:ind w:left="6491" w:hanging="360"/>
      </w:pPr>
    </w:lvl>
    <w:lvl w:ilvl="8" w:tplc="4009001B" w:tentative="1">
      <w:start w:val="1"/>
      <w:numFmt w:val="lowerRoman"/>
      <w:lvlText w:val="%9."/>
      <w:lvlJc w:val="right"/>
      <w:pPr>
        <w:ind w:left="7211" w:hanging="180"/>
      </w:pPr>
    </w:lvl>
  </w:abstractNum>
  <w:abstractNum w:abstractNumId="21" w15:restartNumberingAfterBreak="0">
    <w:nsid w:val="4D520F7E"/>
    <w:multiLevelType w:val="multilevel"/>
    <w:tmpl w:val="211A2336"/>
    <w:lvl w:ilvl="0">
      <w:start w:val="2"/>
      <w:numFmt w:val="decimal"/>
      <w:lvlText w:val="%1"/>
      <w:lvlJc w:val="left"/>
      <w:pPr>
        <w:ind w:left="1578" w:hanging="735"/>
      </w:pPr>
      <w:rPr>
        <w:rFonts w:hint="default"/>
        <w:lang w:val="en-US" w:eastAsia="en-US" w:bidi="ar-SA"/>
      </w:rPr>
    </w:lvl>
    <w:lvl w:ilvl="1">
      <w:start w:val="1"/>
      <w:numFmt w:val="decimal"/>
      <w:lvlText w:val="%1.%2"/>
      <w:lvlJc w:val="left"/>
      <w:pPr>
        <w:ind w:left="1578" w:hanging="735"/>
        <w:jc w:val="right"/>
      </w:pPr>
      <w:rPr>
        <w:rFonts w:ascii="Times New Roman" w:eastAsia="Times New Roman" w:hAnsi="Times New Roman" w:cs="Times New Roman" w:hint="default"/>
        <w:b/>
        <w:bCs/>
        <w:w w:val="100"/>
        <w:sz w:val="36"/>
        <w:szCs w:val="36"/>
        <w:lang w:val="en-US" w:eastAsia="en-US" w:bidi="ar-SA"/>
      </w:rPr>
    </w:lvl>
    <w:lvl w:ilvl="2">
      <w:start w:val="1"/>
      <w:numFmt w:val="decimal"/>
      <w:lvlText w:val="%3."/>
      <w:lvlJc w:val="left"/>
      <w:pPr>
        <w:ind w:left="928" w:hanging="289"/>
      </w:pPr>
      <w:rPr>
        <w:rFonts w:hint="default"/>
        <w:b/>
        <w:bCs/>
        <w:w w:val="99"/>
        <w:lang w:val="en-US" w:eastAsia="en-US" w:bidi="ar-SA"/>
      </w:rPr>
    </w:lvl>
    <w:lvl w:ilvl="3">
      <w:numFmt w:val="bullet"/>
      <w:lvlText w:val="•"/>
      <w:lvlJc w:val="left"/>
      <w:pPr>
        <w:ind w:left="2708" w:hanging="289"/>
      </w:pPr>
      <w:rPr>
        <w:rFonts w:hint="default"/>
        <w:lang w:val="en-US" w:eastAsia="en-US" w:bidi="ar-SA"/>
      </w:rPr>
    </w:lvl>
    <w:lvl w:ilvl="4">
      <w:numFmt w:val="bullet"/>
      <w:lvlText w:val="•"/>
      <w:lvlJc w:val="left"/>
      <w:pPr>
        <w:ind w:left="3817" w:hanging="289"/>
      </w:pPr>
      <w:rPr>
        <w:rFonts w:hint="default"/>
        <w:lang w:val="en-US" w:eastAsia="en-US" w:bidi="ar-SA"/>
      </w:rPr>
    </w:lvl>
    <w:lvl w:ilvl="5">
      <w:numFmt w:val="bullet"/>
      <w:lvlText w:val="•"/>
      <w:lvlJc w:val="left"/>
      <w:pPr>
        <w:ind w:left="4926" w:hanging="289"/>
      </w:pPr>
      <w:rPr>
        <w:rFonts w:hint="default"/>
        <w:lang w:val="en-US" w:eastAsia="en-US" w:bidi="ar-SA"/>
      </w:rPr>
    </w:lvl>
    <w:lvl w:ilvl="6">
      <w:numFmt w:val="bullet"/>
      <w:lvlText w:val="•"/>
      <w:lvlJc w:val="left"/>
      <w:pPr>
        <w:ind w:left="6035" w:hanging="289"/>
      </w:pPr>
      <w:rPr>
        <w:rFonts w:hint="default"/>
        <w:lang w:val="en-US" w:eastAsia="en-US" w:bidi="ar-SA"/>
      </w:rPr>
    </w:lvl>
    <w:lvl w:ilvl="7">
      <w:numFmt w:val="bullet"/>
      <w:lvlText w:val="•"/>
      <w:lvlJc w:val="left"/>
      <w:pPr>
        <w:ind w:left="7144" w:hanging="289"/>
      </w:pPr>
      <w:rPr>
        <w:rFonts w:hint="default"/>
        <w:lang w:val="en-US" w:eastAsia="en-US" w:bidi="ar-SA"/>
      </w:rPr>
    </w:lvl>
    <w:lvl w:ilvl="8">
      <w:numFmt w:val="bullet"/>
      <w:lvlText w:val="•"/>
      <w:lvlJc w:val="left"/>
      <w:pPr>
        <w:ind w:left="8253" w:hanging="289"/>
      </w:pPr>
      <w:rPr>
        <w:rFonts w:hint="default"/>
        <w:lang w:val="en-US" w:eastAsia="en-US" w:bidi="ar-SA"/>
      </w:rPr>
    </w:lvl>
  </w:abstractNum>
  <w:abstractNum w:abstractNumId="22" w15:restartNumberingAfterBreak="0">
    <w:nsid w:val="4EDC26C5"/>
    <w:multiLevelType w:val="hybridMultilevel"/>
    <w:tmpl w:val="394EE2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090830"/>
    <w:multiLevelType w:val="multilevel"/>
    <w:tmpl w:val="B46066E4"/>
    <w:lvl w:ilvl="0">
      <w:start w:val="1"/>
      <w:numFmt w:val="decimal"/>
      <w:lvlText w:val="%1"/>
      <w:lvlJc w:val="left"/>
      <w:pPr>
        <w:ind w:left="444" w:hanging="444"/>
      </w:pPr>
      <w:rPr>
        <w:rFonts w:hint="default"/>
      </w:rPr>
    </w:lvl>
    <w:lvl w:ilvl="1">
      <w:start w:val="1"/>
      <w:numFmt w:val="decimal"/>
      <w:lvlText w:val="%1.%2"/>
      <w:lvlJc w:val="left"/>
      <w:pPr>
        <w:ind w:left="1684" w:hanging="720"/>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584" w:hanging="180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872" w:hanging="2160"/>
      </w:pPr>
      <w:rPr>
        <w:rFonts w:hint="default"/>
      </w:rPr>
    </w:lvl>
  </w:abstractNum>
  <w:abstractNum w:abstractNumId="24" w15:restartNumberingAfterBreak="0">
    <w:nsid w:val="563A3EF1"/>
    <w:multiLevelType w:val="hybridMultilevel"/>
    <w:tmpl w:val="E64E0194"/>
    <w:lvl w:ilvl="0" w:tplc="40090001">
      <w:start w:val="1"/>
      <w:numFmt w:val="bullet"/>
      <w:lvlText w:val=""/>
      <w:lvlJc w:val="left"/>
      <w:pPr>
        <w:ind w:left="2268" w:hanging="360"/>
      </w:pPr>
      <w:rPr>
        <w:rFonts w:ascii="Symbol" w:hAnsi="Symbol" w:hint="default"/>
      </w:rPr>
    </w:lvl>
    <w:lvl w:ilvl="1" w:tplc="40090003" w:tentative="1">
      <w:start w:val="1"/>
      <w:numFmt w:val="bullet"/>
      <w:lvlText w:val="o"/>
      <w:lvlJc w:val="left"/>
      <w:pPr>
        <w:ind w:left="2988" w:hanging="360"/>
      </w:pPr>
      <w:rPr>
        <w:rFonts w:ascii="Courier New" w:hAnsi="Courier New" w:cs="Courier New" w:hint="default"/>
      </w:rPr>
    </w:lvl>
    <w:lvl w:ilvl="2" w:tplc="40090005" w:tentative="1">
      <w:start w:val="1"/>
      <w:numFmt w:val="bullet"/>
      <w:lvlText w:val=""/>
      <w:lvlJc w:val="left"/>
      <w:pPr>
        <w:ind w:left="3708" w:hanging="360"/>
      </w:pPr>
      <w:rPr>
        <w:rFonts w:ascii="Wingdings" w:hAnsi="Wingdings" w:hint="default"/>
      </w:rPr>
    </w:lvl>
    <w:lvl w:ilvl="3" w:tplc="40090001" w:tentative="1">
      <w:start w:val="1"/>
      <w:numFmt w:val="bullet"/>
      <w:lvlText w:val=""/>
      <w:lvlJc w:val="left"/>
      <w:pPr>
        <w:ind w:left="4428" w:hanging="360"/>
      </w:pPr>
      <w:rPr>
        <w:rFonts w:ascii="Symbol" w:hAnsi="Symbol" w:hint="default"/>
      </w:rPr>
    </w:lvl>
    <w:lvl w:ilvl="4" w:tplc="40090003" w:tentative="1">
      <w:start w:val="1"/>
      <w:numFmt w:val="bullet"/>
      <w:lvlText w:val="o"/>
      <w:lvlJc w:val="left"/>
      <w:pPr>
        <w:ind w:left="5148" w:hanging="360"/>
      </w:pPr>
      <w:rPr>
        <w:rFonts w:ascii="Courier New" w:hAnsi="Courier New" w:cs="Courier New" w:hint="default"/>
      </w:rPr>
    </w:lvl>
    <w:lvl w:ilvl="5" w:tplc="40090005" w:tentative="1">
      <w:start w:val="1"/>
      <w:numFmt w:val="bullet"/>
      <w:lvlText w:val=""/>
      <w:lvlJc w:val="left"/>
      <w:pPr>
        <w:ind w:left="5868" w:hanging="360"/>
      </w:pPr>
      <w:rPr>
        <w:rFonts w:ascii="Wingdings" w:hAnsi="Wingdings" w:hint="default"/>
      </w:rPr>
    </w:lvl>
    <w:lvl w:ilvl="6" w:tplc="40090001" w:tentative="1">
      <w:start w:val="1"/>
      <w:numFmt w:val="bullet"/>
      <w:lvlText w:val=""/>
      <w:lvlJc w:val="left"/>
      <w:pPr>
        <w:ind w:left="6588" w:hanging="360"/>
      </w:pPr>
      <w:rPr>
        <w:rFonts w:ascii="Symbol" w:hAnsi="Symbol" w:hint="default"/>
      </w:rPr>
    </w:lvl>
    <w:lvl w:ilvl="7" w:tplc="40090003" w:tentative="1">
      <w:start w:val="1"/>
      <w:numFmt w:val="bullet"/>
      <w:lvlText w:val="o"/>
      <w:lvlJc w:val="left"/>
      <w:pPr>
        <w:ind w:left="7308" w:hanging="360"/>
      </w:pPr>
      <w:rPr>
        <w:rFonts w:ascii="Courier New" w:hAnsi="Courier New" w:cs="Courier New" w:hint="default"/>
      </w:rPr>
    </w:lvl>
    <w:lvl w:ilvl="8" w:tplc="40090005" w:tentative="1">
      <w:start w:val="1"/>
      <w:numFmt w:val="bullet"/>
      <w:lvlText w:val=""/>
      <w:lvlJc w:val="left"/>
      <w:pPr>
        <w:ind w:left="8028" w:hanging="360"/>
      </w:pPr>
      <w:rPr>
        <w:rFonts w:ascii="Wingdings" w:hAnsi="Wingdings" w:hint="default"/>
      </w:rPr>
    </w:lvl>
  </w:abstractNum>
  <w:abstractNum w:abstractNumId="25" w15:restartNumberingAfterBreak="0">
    <w:nsid w:val="64D63E87"/>
    <w:multiLevelType w:val="hybridMultilevel"/>
    <w:tmpl w:val="32AE87B6"/>
    <w:lvl w:ilvl="0" w:tplc="481023F0">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6" w15:restartNumberingAfterBreak="0">
    <w:nsid w:val="687D533D"/>
    <w:multiLevelType w:val="hybridMultilevel"/>
    <w:tmpl w:val="20A83750"/>
    <w:lvl w:ilvl="0" w:tplc="A004370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B30683A"/>
    <w:multiLevelType w:val="multilevel"/>
    <w:tmpl w:val="AE86D47C"/>
    <w:lvl w:ilvl="0">
      <w:start w:val="2"/>
      <w:numFmt w:val="decimal"/>
      <w:lvlText w:val="%1"/>
      <w:lvlJc w:val="left"/>
      <w:pPr>
        <w:ind w:left="738" w:hanging="629"/>
      </w:pPr>
      <w:rPr>
        <w:rFonts w:hint="default"/>
        <w:lang w:val="en-US" w:eastAsia="en-US" w:bidi="ar-SA"/>
      </w:rPr>
    </w:lvl>
    <w:lvl w:ilvl="1">
      <w:start w:val="1"/>
      <w:numFmt w:val="decimal"/>
      <w:lvlText w:val="%1.%2"/>
      <w:lvlJc w:val="left"/>
      <w:pPr>
        <w:ind w:left="738" w:hanging="629"/>
      </w:pPr>
      <w:rPr>
        <w:rFonts w:ascii="Arial MT" w:eastAsia="Arial MT" w:hAnsi="Arial MT" w:cs="Arial MT" w:hint="default"/>
        <w:w w:val="97"/>
        <w:sz w:val="26"/>
        <w:szCs w:val="26"/>
        <w:lang w:val="en-US" w:eastAsia="en-US" w:bidi="ar-SA"/>
      </w:rPr>
    </w:lvl>
    <w:lvl w:ilvl="2">
      <w:numFmt w:val="bullet"/>
      <w:lvlText w:val="•"/>
      <w:lvlJc w:val="left"/>
      <w:pPr>
        <w:ind w:left="2686" w:hanging="629"/>
      </w:pPr>
      <w:rPr>
        <w:rFonts w:hint="default"/>
        <w:lang w:val="en-US" w:eastAsia="en-US" w:bidi="ar-SA"/>
      </w:rPr>
    </w:lvl>
    <w:lvl w:ilvl="3">
      <w:numFmt w:val="bullet"/>
      <w:lvlText w:val="•"/>
      <w:lvlJc w:val="left"/>
      <w:pPr>
        <w:ind w:left="3659" w:hanging="629"/>
      </w:pPr>
      <w:rPr>
        <w:rFonts w:hint="default"/>
        <w:lang w:val="en-US" w:eastAsia="en-US" w:bidi="ar-SA"/>
      </w:rPr>
    </w:lvl>
    <w:lvl w:ilvl="4">
      <w:numFmt w:val="bullet"/>
      <w:lvlText w:val="•"/>
      <w:lvlJc w:val="left"/>
      <w:pPr>
        <w:ind w:left="4632" w:hanging="629"/>
      </w:pPr>
      <w:rPr>
        <w:rFonts w:hint="default"/>
        <w:lang w:val="en-US" w:eastAsia="en-US" w:bidi="ar-SA"/>
      </w:rPr>
    </w:lvl>
    <w:lvl w:ilvl="5">
      <w:numFmt w:val="bullet"/>
      <w:lvlText w:val="•"/>
      <w:lvlJc w:val="left"/>
      <w:pPr>
        <w:ind w:left="5605" w:hanging="629"/>
      </w:pPr>
      <w:rPr>
        <w:rFonts w:hint="default"/>
        <w:lang w:val="en-US" w:eastAsia="en-US" w:bidi="ar-SA"/>
      </w:rPr>
    </w:lvl>
    <w:lvl w:ilvl="6">
      <w:numFmt w:val="bullet"/>
      <w:lvlText w:val="•"/>
      <w:lvlJc w:val="left"/>
      <w:pPr>
        <w:ind w:left="6578" w:hanging="629"/>
      </w:pPr>
      <w:rPr>
        <w:rFonts w:hint="default"/>
        <w:lang w:val="en-US" w:eastAsia="en-US" w:bidi="ar-SA"/>
      </w:rPr>
    </w:lvl>
    <w:lvl w:ilvl="7">
      <w:numFmt w:val="bullet"/>
      <w:lvlText w:val="•"/>
      <w:lvlJc w:val="left"/>
      <w:pPr>
        <w:ind w:left="7551" w:hanging="629"/>
      </w:pPr>
      <w:rPr>
        <w:rFonts w:hint="default"/>
        <w:lang w:val="en-US" w:eastAsia="en-US" w:bidi="ar-SA"/>
      </w:rPr>
    </w:lvl>
    <w:lvl w:ilvl="8">
      <w:numFmt w:val="bullet"/>
      <w:lvlText w:val="•"/>
      <w:lvlJc w:val="left"/>
      <w:pPr>
        <w:ind w:left="8524" w:hanging="629"/>
      </w:pPr>
      <w:rPr>
        <w:rFonts w:hint="default"/>
        <w:lang w:val="en-US" w:eastAsia="en-US" w:bidi="ar-SA"/>
      </w:rPr>
    </w:lvl>
  </w:abstractNum>
  <w:abstractNum w:abstractNumId="28" w15:restartNumberingAfterBreak="0">
    <w:nsid w:val="6C9E392F"/>
    <w:multiLevelType w:val="multilevel"/>
    <w:tmpl w:val="FC887788"/>
    <w:lvl w:ilvl="0">
      <w:start w:val="3"/>
      <w:numFmt w:val="decimal"/>
      <w:lvlText w:val="%1"/>
      <w:lvlJc w:val="left"/>
      <w:pPr>
        <w:ind w:left="1358" w:hanging="627"/>
      </w:pPr>
      <w:rPr>
        <w:rFonts w:hint="default"/>
        <w:lang w:val="en-US" w:eastAsia="en-US" w:bidi="ar-SA"/>
      </w:rPr>
    </w:lvl>
    <w:lvl w:ilvl="1">
      <w:start w:val="1"/>
      <w:numFmt w:val="decimal"/>
      <w:lvlText w:val="%1.%2"/>
      <w:lvlJc w:val="left"/>
      <w:pPr>
        <w:ind w:left="1358" w:hanging="627"/>
      </w:pPr>
      <w:rPr>
        <w:rFonts w:ascii="Times New Roman" w:eastAsia="Times New Roman" w:hAnsi="Times New Roman" w:cs="Times New Roman" w:hint="default"/>
        <w:spacing w:val="0"/>
        <w:w w:val="92"/>
        <w:sz w:val="26"/>
        <w:szCs w:val="26"/>
        <w:lang w:val="en-US" w:eastAsia="en-US" w:bidi="ar-SA"/>
      </w:rPr>
    </w:lvl>
    <w:lvl w:ilvl="2">
      <w:numFmt w:val="bullet"/>
      <w:lvlText w:val="•"/>
      <w:lvlJc w:val="left"/>
      <w:pPr>
        <w:ind w:left="3182" w:hanging="627"/>
      </w:pPr>
      <w:rPr>
        <w:rFonts w:hint="default"/>
        <w:lang w:val="en-US" w:eastAsia="en-US" w:bidi="ar-SA"/>
      </w:rPr>
    </w:lvl>
    <w:lvl w:ilvl="3">
      <w:numFmt w:val="bullet"/>
      <w:lvlText w:val="•"/>
      <w:lvlJc w:val="left"/>
      <w:pPr>
        <w:ind w:left="4093" w:hanging="627"/>
      </w:pPr>
      <w:rPr>
        <w:rFonts w:hint="default"/>
        <w:lang w:val="en-US" w:eastAsia="en-US" w:bidi="ar-SA"/>
      </w:rPr>
    </w:lvl>
    <w:lvl w:ilvl="4">
      <w:numFmt w:val="bullet"/>
      <w:lvlText w:val="•"/>
      <w:lvlJc w:val="left"/>
      <w:pPr>
        <w:ind w:left="5004" w:hanging="627"/>
      </w:pPr>
      <w:rPr>
        <w:rFonts w:hint="default"/>
        <w:lang w:val="en-US" w:eastAsia="en-US" w:bidi="ar-SA"/>
      </w:rPr>
    </w:lvl>
    <w:lvl w:ilvl="5">
      <w:numFmt w:val="bullet"/>
      <w:lvlText w:val="•"/>
      <w:lvlJc w:val="left"/>
      <w:pPr>
        <w:ind w:left="5915" w:hanging="627"/>
      </w:pPr>
      <w:rPr>
        <w:rFonts w:hint="default"/>
        <w:lang w:val="en-US" w:eastAsia="en-US" w:bidi="ar-SA"/>
      </w:rPr>
    </w:lvl>
    <w:lvl w:ilvl="6">
      <w:numFmt w:val="bullet"/>
      <w:lvlText w:val="•"/>
      <w:lvlJc w:val="left"/>
      <w:pPr>
        <w:ind w:left="6826" w:hanging="627"/>
      </w:pPr>
      <w:rPr>
        <w:rFonts w:hint="default"/>
        <w:lang w:val="en-US" w:eastAsia="en-US" w:bidi="ar-SA"/>
      </w:rPr>
    </w:lvl>
    <w:lvl w:ilvl="7">
      <w:numFmt w:val="bullet"/>
      <w:lvlText w:val="•"/>
      <w:lvlJc w:val="left"/>
      <w:pPr>
        <w:ind w:left="7737" w:hanging="627"/>
      </w:pPr>
      <w:rPr>
        <w:rFonts w:hint="default"/>
        <w:lang w:val="en-US" w:eastAsia="en-US" w:bidi="ar-SA"/>
      </w:rPr>
    </w:lvl>
    <w:lvl w:ilvl="8">
      <w:numFmt w:val="bullet"/>
      <w:lvlText w:val="•"/>
      <w:lvlJc w:val="left"/>
      <w:pPr>
        <w:ind w:left="8648" w:hanging="627"/>
      </w:pPr>
      <w:rPr>
        <w:rFonts w:hint="default"/>
        <w:lang w:val="en-US" w:eastAsia="en-US" w:bidi="ar-SA"/>
      </w:rPr>
    </w:lvl>
  </w:abstractNum>
  <w:abstractNum w:abstractNumId="29" w15:restartNumberingAfterBreak="0">
    <w:nsid w:val="6FEA2E99"/>
    <w:multiLevelType w:val="multilevel"/>
    <w:tmpl w:val="CE4245A8"/>
    <w:lvl w:ilvl="0">
      <w:start w:val="1"/>
      <w:numFmt w:val="decimal"/>
      <w:lvlText w:val="%1"/>
      <w:lvlJc w:val="left"/>
      <w:pPr>
        <w:ind w:left="1141" w:hanging="502"/>
      </w:pPr>
      <w:rPr>
        <w:rFonts w:hint="default"/>
        <w:lang w:val="en-US" w:eastAsia="en-US" w:bidi="ar-SA"/>
      </w:rPr>
    </w:lvl>
    <w:lvl w:ilvl="1">
      <w:start w:val="1"/>
      <w:numFmt w:val="decimal"/>
      <w:lvlText w:val="%1.%2"/>
      <w:lvlJc w:val="left"/>
      <w:pPr>
        <w:ind w:left="1141" w:hanging="502"/>
      </w:pPr>
      <w:rPr>
        <w:rFonts w:ascii="Arial" w:eastAsia="Arial" w:hAnsi="Arial" w:cs="Arial" w:hint="default"/>
        <w:b/>
        <w:bCs/>
        <w:spacing w:val="-1"/>
        <w:w w:val="99"/>
        <w:sz w:val="34"/>
        <w:szCs w:val="34"/>
        <w:lang w:val="en-US" w:eastAsia="en-US" w:bidi="ar-SA"/>
      </w:rPr>
    </w:lvl>
    <w:lvl w:ilvl="2">
      <w:numFmt w:val="bullet"/>
      <w:lvlText w:val="•"/>
      <w:lvlJc w:val="left"/>
      <w:pPr>
        <w:ind w:left="3006" w:hanging="502"/>
      </w:pPr>
      <w:rPr>
        <w:rFonts w:hint="default"/>
        <w:lang w:val="en-US" w:eastAsia="en-US" w:bidi="ar-SA"/>
      </w:rPr>
    </w:lvl>
    <w:lvl w:ilvl="3">
      <w:numFmt w:val="bullet"/>
      <w:lvlText w:val="•"/>
      <w:lvlJc w:val="left"/>
      <w:pPr>
        <w:ind w:left="3939" w:hanging="502"/>
      </w:pPr>
      <w:rPr>
        <w:rFonts w:hint="default"/>
        <w:lang w:val="en-US" w:eastAsia="en-US" w:bidi="ar-SA"/>
      </w:rPr>
    </w:lvl>
    <w:lvl w:ilvl="4">
      <w:numFmt w:val="bullet"/>
      <w:lvlText w:val="•"/>
      <w:lvlJc w:val="left"/>
      <w:pPr>
        <w:ind w:left="4872" w:hanging="502"/>
      </w:pPr>
      <w:rPr>
        <w:rFonts w:hint="default"/>
        <w:lang w:val="en-US" w:eastAsia="en-US" w:bidi="ar-SA"/>
      </w:rPr>
    </w:lvl>
    <w:lvl w:ilvl="5">
      <w:numFmt w:val="bullet"/>
      <w:lvlText w:val="•"/>
      <w:lvlJc w:val="left"/>
      <w:pPr>
        <w:ind w:left="5805" w:hanging="502"/>
      </w:pPr>
      <w:rPr>
        <w:rFonts w:hint="default"/>
        <w:lang w:val="en-US" w:eastAsia="en-US" w:bidi="ar-SA"/>
      </w:rPr>
    </w:lvl>
    <w:lvl w:ilvl="6">
      <w:numFmt w:val="bullet"/>
      <w:lvlText w:val="•"/>
      <w:lvlJc w:val="left"/>
      <w:pPr>
        <w:ind w:left="6738" w:hanging="502"/>
      </w:pPr>
      <w:rPr>
        <w:rFonts w:hint="default"/>
        <w:lang w:val="en-US" w:eastAsia="en-US" w:bidi="ar-SA"/>
      </w:rPr>
    </w:lvl>
    <w:lvl w:ilvl="7">
      <w:numFmt w:val="bullet"/>
      <w:lvlText w:val="•"/>
      <w:lvlJc w:val="left"/>
      <w:pPr>
        <w:ind w:left="7671" w:hanging="502"/>
      </w:pPr>
      <w:rPr>
        <w:rFonts w:hint="default"/>
        <w:lang w:val="en-US" w:eastAsia="en-US" w:bidi="ar-SA"/>
      </w:rPr>
    </w:lvl>
    <w:lvl w:ilvl="8">
      <w:numFmt w:val="bullet"/>
      <w:lvlText w:val="•"/>
      <w:lvlJc w:val="left"/>
      <w:pPr>
        <w:ind w:left="8604" w:hanging="502"/>
      </w:pPr>
      <w:rPr>
        <w:rFonts w:hint="default"/>
        <w:lang w:val="en-US" w:eastAsia="en-US" w:bidi="ar-SA"/>
      </w:rPr>
    </w:lvl>
  </w:abstractNum>
  <w:abstractNum w:abstractNumId="30" w15:restartNumberingAfterBreak="0">
    <w:nsid w:val="7F704709"/>
    <w:multiLevelType w:val="hybridMultilevel"/>
    <w:tmpl w:val="F5681E16"/>
    <w:lvl w:ilvl="0" w:tplc="9E328F54">
      <w:start w:val="1"/>
      <w:numFmt w:val="bullet"/>
      <w:lvlText w:val=""/>
      <w:lvlJc w:val="left"/>
      <w:pPr>
        <w:tabs>
          <w:tab w:val="num" w:pos="720"/>
        </w:tabs>
        <w:ind w:left="720" w:hanging="360"/>
      </w:pPr>
      <w:rPr>
        <w:rFonts w:ascii="Wingdings" w:hAnsi="Wingdings" w:hint="default"/>
      </w:rPr>
    </w:lvl>
    <w:lvl w:ilvl="1" w:tplc="2FC4C714">
      <w:start w:val="1"/>
      <w:numFmt w:val="bullet"/>
      <w:lvlText w:val=""/>
      <w:lvlJc w:val="left"/>
      <w:pPr>
        <w:tabs>
          <w:tab w:val="num" w:pos="1440"/>
        </w:tabs>
        <w:ind w:left="1440" w:hanging="360"/>
      </w:pPr>
      <w:rPr>
        <w:rFonts w:ascii="Wingdings" w:hAnsi="Wingdings" w:hint="default"/>
      </w:rPr>
    </w:lvl>
    <w:lvl w:ilvl="2" w:tplc="CDACECBC" w:tentative="1">
      <w:start w:val="1"/>
      <w:numFmt w:val="bullet"/>
      <w:lvlText w:val=""/>
      <w:lvlJc w:val="left"/>
      <w:pPr>
        <w:tabs>
          <w:tab w:val="num" w:pos="2160"/>
        </w:tabs>
        <w:ind w:left="2160" w:hanging="360"/>
      </w:pPr>
      <w:rPr>
        <w:rFonts w:ascii="Wingdings" w:hAnsi="Wingdings" w:hint="default"/>
      </w:rPr>
    </w:lvl>
    <w:lvl w:ilvl="3" w:tplc="A17EC586" w:tentative="1">
      <w:start w:val="1"/>
      <w:numFmt w:val="bullet"/>
      <w:lvlText w:val=""/>
      <w:lvlJc w:val="left"/>
      <w:pPr>
        <w:tabs>
          <w:tab w:val="num" w:pos="2880"/>
        </w:tabs>
        <w:ind w:left="2880" w:hanging="360"/>
      </w:pPr>
      <w:rPr>
        <w:rFonts w:ascii="Wingdings" w:hAnsi="Wingdings" w:hint="default"/>
      </w:rPr>
    </w:lvl>
    <w:lvl w:ilvl="4" w:tplc="54049776" w:tentative="1">
      <w:start w:val="1"/>
      <w:numFmt w:val="bullet"/>
      <w:lvlText w:val=""/>
      <w:lvlJc w:val="left"/>
      <w:pPr>
        <w:tabs>
          <w:tab w:val="num" w:pos="3600"/>
        </w:tabs>
        <w:ind w:left="3600" w:hanging="360"/>
      </w:pPr>
      <w:rPr>
        <w:rFonts w:ascii="Wingdings" w:hAnsi="Wingdings" w:hint="default"/>
      </w:rPr>
    </w:lvl>
    <w:lvl w:ilvl="5" w:tplc="2AC88C46" w:tentative="1">
      <w:start w:val="1"/>
      <w:numFmt w:val="bullet"/>
      <w:lvlText w:val=""/>
      <w:lvlJc w:val="left"/>
      <w:pPr>
        <w:tabs>
          <w:tab w:val="num" w:pos="4320"/>
        </w:tabs>
        <w:ind w:left="4320" w:hanging="360"/>
      </w:pPr>
      <w:rPr>
        <w:rFonts w:ascii="Wingdings" w:hAnsi="Wingdings" w:hint="default"/>
      </w:rPr>
    </w:lvl>
    <w:lvl w:ilvl="6" w:tplc="F416A44E" w:tentative="1">
      <w:start w:val="1"/>
      <w:numFmt w:val="bullet"/>
      <w:lvlText w:val=""/>
      <w:lvlJc w:val="left"/>
      <w:pPr>
        <w:tabs>
          <w:tab w:val="num" w:pos="5040"/>
        </w:tabs>
        <w:ind w:left="5040" w:hanging="360"/>
      </w:pPr>
      <w:rPr>
        <w:rFonts w:ascii="Wingdings" w:hAnsi="Wingdings" w:hint="default"/>
      </w:rPr>
    </w:lvl>
    <w:lvl w:ilvl="7" w:tplc="E2FC9E44" w:tentative="1">
      <w:start w:val="1"/>
      <w:numFmt w:val="bullet"/>
      <w:lvlText w:val=""/>
      <w:lvlJc w:val="left"/>
      <w:pPr>
        <w:tabs>
          <w:tab w:val="num" w:pos="5760"/>
        </w:tabs>
        <w:ind w:left="5760" w:hanging="360"/>
      </w:pPr>
      <w:rPr>
        <w:rFonts w:ascii="Wingdings" w:hAnsi="Wingdings" w:hint="default"/>
      </w:rPr>
    </w:lvl>
    <w:lvl w:ilvl="8" w:tplc="0472CB2A" w:tentative="1">
      <w:start w:val="1"/>
      <w:numFmt w:val="bullet"/>
      <w:lvlText w:val=""/>
      <w:lvlJc w:val="left"/>
      <w:pPr>
        <w:tabs>
          <w:tab w:val="num" w:pos="6480"/>
        </w:tabs>
        <w:ind w:left="6480" w:hanging="360"/>
      </w:pPr>
      <w:rPr>
        <w:rFonts w:ascii="Wingdings" w:hAnsi="Wingdings" w:hint="default"/>
      </w:rPr>
    </w:lvl>
  </w:abstractNum>
  <w:num w:numId="1" w16cid:durableId="1354724016">
    <w:abstractNumId w:val="17"/>
  </w:num>
  <w:num w:numId="2" w16cid:durableId="1811901484">
    <w:abstractNumId w:val="21"/>
  </w:num>
  <w:num w:numId="3" w16cid:durableId="1652833625">
    <w:abstractNumId w:val="29"/>
  </w:num>
  <w:num w:numId="4" w16cid:durableId="1481385679">
    <w:abstractNumId w:val="28"/>
  </w:num>
  <w:num w:numId="5" w16cid:durableId="705646192">
    <w:abstractNumId w:val="27"/>
  </w:num>
  <w:num w:numId="6" w16cid:durableId="1955474725">
    <w:abstractNumId w:val="19"/>
  </w:num>
  <w:num w:numId="7" w16cid:durableId="33967191">
    <w:abstractNumId w:val="22"/>
  </w:num>
  <w:num w:numId="8" w16cid:durableId="1767454821">
    <w:abstractNumId w:val="20"/>
  </w:num>
  <w:num w:numId="9" w16cid:durableId="2022733008">
    <w:abstractNumId w:val="9"/>
  </w:num>
  <w:num w:numId="10" w16cid:durableId="961349659">
    <w:abstractNumId w:val="12"/>
  </w:num>
  <w:num w:numId="11" w16cid:durableId="2035769909">
    <w:abstractNumId w:val="11"/>
  </w:num>
  <w:num w:numId="12" w16cid:durableId="1683124980">
    <w:abstractNumId w:val="4"/>
  </w:num>
  <w:num w:numId="13" w16cid:durableId="209540690">
    <w:abstractNumId w:val="2"/>
  </w:num>
  <w:num w:numId="14" w16cid:durableId="1025642348">
    <w:abstractNumId w:val="5"/>
  </w:num>
  <w:num w:numId="15" w16cid:durableId="1340157448">
    <w:abstractNumId w:val="13"/>
  </w:num>
  <w:num w:numId="16" w16cid:durableId="86197699">
    <w:abstractNumId w:val="6"/>
  </w:num>
  <w:num w:numId="17" w16cid:durableId="1161235446">
    <w:abstractNumId w:val="3"/>
  </w:num>
  <w:num w:numId="18" w16cid:durableId="614757125">
    <w:abstractNumId w:val="24"/>
  </w:num>
  <w:num w:numId="19" w16cid:durableId="466433811">
    <w:abstractNumId w:val="8"/>
  </w:num>
  <w:num w:numId="20" w16cid:durableId="1479493737">
    <w:abstractNumId w:val="15"/>
  </w:num>
  <w:num w:numId="21" w16cid:durableId="763191690">
    <w:abstractNumId w:val="10"/>
  </w:num>
  <w:num w:numId="22" w16cid:durableId="817189518">
    <w:abstractNumId w:val="18"/>
  </w:num>
  <w:num w:numId="23" w16cid:durableId="408967748">
    <w:abstractNumId w:val="16"/>
  </w:num>
  <w:num w:numId="24" w16cid:durableId="1670212184">
    <w:abstractNumId w:val="23"/>
  </w:num>
  <w:num w:numId="25" w16cid:durableId="2129086672">
    <w:abstractNumId w:val="14"/>
  </w:num>
  <w:num w:numId="26" w16cid:durableId="1293368047">
    <w:abstractNumId w:val="0"/>
  </w:num>
  <w:num w:numId="27" w16cid:durableId="176893008">
    <w:abstractNumId w:val="25"/>
  </w:num>
  <w:num w:numId="28" w16cid:durableId="298848525">
    <w:abstractNumId w:val="26"/>
  </w:num>
  <w:num w:numId="29" w16cid:durableId="179978153">
    <w:abstractNumId w:val="1"/>
  </w:num>
  <w:num w:numId="30" w16cid:durableId="110175360">
    <w:abstractNumId w:val="7"/>
  </w:num>
  <w:num w:numId="31" w16cid:durableId="1062488422">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umya Bansal">
    <w15:presenceInfo w15:providerId="None" w15:userId="Saumya Bans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62A9"/>
    <w:rsid w:val="0001293B"/>
    <w:rsid w:val="00083D76"/>
    <w:rsid w:val="000C7E5F"/>
    <w:rsid w:val="000F7E03"/>
    <w:rsid w:val="0019178E"/>
    <w:rsid w:val="001E4A05"/>
    <w:rsid w:val="002058CD"/>
    <w:rsid w:val="002166FB"/>
    <w:rsid w:val="003A62A9"/>
    <w:rsid w:val="003D2389"/>
    <w:rsid w:val="00487DAD"/>
    <w:rsid w:val="004B26F1"/>
    <w:rsid w:val="00560FB9"/>
    <w:rsid w:val="005A3BEE"/>
    <w:rsid w:val="00645EC1"/>
    <w:rsid w:val="00660A29"/>
    <w:rsid w:val="006A2763"/>
    <w:rsid w:val="00763672"/>
    <w:rsid w:val="00775D28"/>
    <w:rsid w:val="007819ED"/>
    <w:rsid w:val="007905D0"/>
    <w:rsid w:val="00791ABD"/>
    <w:rsid w:val="00884A5A"/>
    <w:rsid w:val="008E1917"/>
    <w:rsid w:val="009D20B9"/>
    <w:rsid w:val="00AB4C51"/>
    <w:rsid w:val="00B209C3"/>
    <w:rsid w:val="00B949B6"/>
    <w:rsid w:val="00BA4A1C"/>
    <w:rsid w:val="00BC57D6"/>
    <w:rsid w:val="00BC67E2"/>
    <w:rsid w:val="00C154F3"/>
    <w:rsid w:val="00C3048C"/>
    <w:rsid w:val="00C323DF"/>
    <w:rsid w:val="00C70B7B"/>
    <w:rsid w:val="00CA33E0"/>
    <w:rsid w:val="00CF7883"/>
    <w:rsid w:val="00D30413"/>
    <w:rsid w:val="00D51FFF"/>
    <w:rsid w:val="00E032E4"/>
    <w:rsid w:val="00E13D03"/>
    <w:rsid w:val="00E14884"/>
    <w:rsid w:val="00E35F50"/>
    <w:rsid w:val="00ED67D4"/>
    <w:rsid w:val="00F175BA"/>
    <w:rsid w:val="00F7169B"/>
    <w:rsid w:val="00F84548"/>
    <w:rsid w:val="00FC1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72E2B"/>
  <w15:docId w15:val="{B311E75C-D699-4255-8B82-0DB2F854B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97"/>
      <w:ind w:left="640"/>
      <w:outlineLvl w:val="0"/>
    </w:pPr>
    <w:rPr>
      <w:rFonts w:ascii="Arial" w:eastAsia="Arial" w:hAnsi="Arial" w:cs="Arial"/>
      <w:b/>
      <w:bCs/>
      <w:sz w:val="48"/>
      <w:szCs w:val="48"/>
    </w:rPr>
  </w:style>
  <w:style w:type="paragraph" w:styleId="Heading2">
    <w:name w:val="heading 2"/>
    <w:basedOn w:val="Normal"/>
    <w:uiPriority w:val="9"/>
    <w:unhideWhenUsed/>
    <w:qFormat/>
    <w:pPr>
      <w:spacing w:before="1"/>
      <w:ind w:left="640"/>
      <w:outlineLvl w:val="1"/>
    </w:pPr>
    <w:rPr>
      <w:rFonts w:ascii="Arial" w:eastAsia="Arial" w:hAnsi="Arial" w:cs="Arial"/>
      <w:b/>
      <w:bCs/>
      <w:sz w:val="40"/>
      <w:szCs w:val="40"/>
    </w:rPr>
  </w:style>
  <w:style w:type="paragraph" w:styleId="Heading3">
    <w:name w:val="heading 3"/>
    <w:basedOn w:val="Normal"/>
    <w:uiPriority w:val="9"/>
    <w:unhideWhenUsed/>
    <w:qFormat/>
    <w:pPr>
      <w:ind w:left="1141"/>
      <w:outlineLvl w:val="2"/>
    </w:pPr>
    <w:rPr>
      <w:rFonts w:ascii="Arial" w:eastAsia="Arial" w:hAnsi="Arial" w:cs="Arial"/>
      <w:b/>
      <w:bCs/>
      <w:sz w:val="36"/>
      <w:szCs w:val="36"/>
    </w:rPr>
  </w:style>
  <w:style w:type="paragraph" w:styleId="Heading4">
    <w:name w:val="heading 4"/>
    <w:basedOn w:val="Normal"/>
    <w:uiPriority w:val="9"/>
    <w:unhideWhenUsed/>
    <w:qFormat/>
    <w:pPr>
      <w:ind w:left="844"/>
      <w:outlineLvl w:val="3"/>
    </w:pPr>
    <w:rPr>
      <w:rFonts w:ascii="Arial" w:eastAsia="Arial" w:hAnsi="Arial" w:cs="Arial"/>
      <w:b/>
      <w:bCs/>
      <w:sz w:val="32"/>
      <w:szCs w:val="32"/>
    </w:rPr>
  </w:style>
  <w:style w:type="paragraph" w:styleId="Heading5">
    <w:name w:val="heading 5"/>
    <w:basedOn w:val="Normal"/>
    <w:uiPriority w:val="9"/>
    <w:unhideWhenUsed/>
    <w:qFormat/>
    <w:pPr>
      <w:ind w:left="389"/>
      <w:outlineLvl w:val="4"/>
    </w:pPr>
    <w:rPr>
      <w:rFonts w:ascii="Arial" w:eastAsia="Arial" w:hAnsi="Arial" w:cs="Arial"/>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358" w:hanging="627"/>
    </w:pPr>
    <w:rPr>
      <w:rFonts w:ascii="Arial" w:eastAsia="Arial" w:hAnsi="Arial" w:cs="Arial"/>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E1917"/>
    <w:pPr>
      <w:tabs>
        <w:tab w:val="center" w:pos="4513"/>
        <w:tab w:val="right" w:pos="9026"/>
      </w:tabs>
    </w:pPr>
  </w:style>
  <w:style w:type="character" w:customStyle="1" w:styleId="HeaderChar">
    <w:name w:val="Header Char"/>
    <w:basedOn w:val="DefaultParagraphFont"/>
    <w:link w:val="Header"/>
    <w:uiPriority w:val="99"/>
    <w:rsid w:val="008E1917"/>
    <w:rPr>
      <w:rFonts w:ascii="Arial MT" w:eastAsia="Arial MT" w:hAnsi="Arial MT" w:cs="Arial MT"/>
    </w:rPr>
  </w:style>
  <w:style w:type="paragraph" w:styleId="Footer">
    <w:name w:val="footer"/>
    <w:basedOn w:val="Normal"/>
    <w:link w:val="FooterChar"/>
    <w:uiPriority w:val="99"/>
    <w:unhideWhenUsed/>
    <w:rsid w:val="008E1917"/>
    <w:pPr>
      <w:tabs>
        <w:tab w:val="center" w:pos="4513"/>
        <w:tab w:val="right" w:pos="9026"/>
      </w:tabs>
    </w:pPr>
  </w:style>
  <w:style w:type="character" w:customStyle="1" w:styleId="FooterChar">
    <w:name w:val="Footer Char"/>
    <w:basedOn w:val="DefaultParagraphFont"/>
    <w:link w:val="Footer"/>
    <w:uiPriority w:val="99"/>
    <w:rsid w:val="008E1917"/>
    <w:rPr>
      <w:rFonts w:ascii="Arial MT" w:eastAsia="Arial MT" w:hAnsi="Arial MT" w:cs="Arial MT"/>
    </w:rPr>
  </w:style>
  <w:style w:type="character" w:styleId="CommentReference">
    <w:name w:val="annotation reference"/>
    <w:basedOn w:val="DefaultParagraphFont"/>
    <w:uiPriority w:val="99"/>
    <w:semiHidden/>
    <w:unhideWhenUsed/>
    <w:rsid w:val="00F84548"/>
    <w:rPr>
      <w:sz w:val="16"/>
      <w:szCs w:val="16"/>
    </w:rPr>
  </w:style>
  <w:style w:type="paragraph" w:customStyle="1" w:styleId="CommentText1">
    <w:name w:val="Comment Text1"/>
    <w:basedOn w:val="Normal"/>
    <w:next w:val="CommentText"/>
    <w:link w:val="CommentTextChar"/>
    <w:uiPriority w:val="99"/>
    <w:semiHidden/>
    <w:unhideWhenUsed/>
    <w:rsid w:val="00F84548"/>
    <w:pPr>
      <w:widowControl/>
      <w:autoSpaceDE/>
      <w:autoSpaceDN/>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1"/>
    <w:uiPriority w:val="99"/>
    <w:semiHidden/>
    <w:rsid w:val="00F84548"/>
    <w:rPr>
      <w:sz w:val="20"/>
      <w:szCs w:val="20"/>
    </w:rPr>
  </w:style>
  <w:style w:type="paragraph" w:styleId="CommentText">
    <w:name w:val="annotation text"/>
    <w:basedOn w:val="Normal"/>
    <w:link w:val="CommentTextChar1"/>
    <w:uiPriority w:val="99"/>
    <w:semiHidden/>
    <w:unhideWhenUsed/>
    <w:rsid w:val="00F84548"/>
    <w:rPr>
      <w:sz w:val="20"/>
      <w:szCs w:val="20"/>
    </w:rPr>
  </w:style>
  <w:style w:type="character" w:customStyle="1" w:styleId="CommentTextChar1">
    <w:name w:val="Comment Text Char1"/>
    <w:basedOn w:val="DefaultParagraphFont"/>
    <w:link w:val="CommentText"/>
    <w:uiPriority w:val="99"/>
    <w:semiHidden/>
    <w:rsid w:val="00F84548"/>
    <w:rPr>
      <w:rFonts w:ascii="Arial MT" w:eastAsia="Arial MT" w:hAnsi="Arial MT" w:cs="Arial MT"/>
      <w:sz w:val="20"/>
      <w:szCs w:val="20"/>
    </w:rPr>
  </w:style>
  <w:style w:type="character" w:styleId="Hyperlink">
    <w:name w:val="Hyperlink"/>
    <w:basedOn w:val="DefaultParagraphFont"/>
    <w:uiPriority w:val="99"/>
    <w:semiHidden/>
    <w:unhideWhenUsed/>
    <w:rsid w:val="00F84548"/>
    <w:rPr>
      <w:color w:val="0000FF"/>
      <w:u w:val="single"/>
    </w:rPr>
  </w:style>
  <w:style w:type="character" w:customStyle="1" w:styleId="ls8">
    <w:name w:val="ls8"/>
    <w:basedOn w:val="DefaultParagraphFont"/>
    <w:rsid w:val="00F84548"/>
  </w:style>
  <w:style w:type="paragraph" w:styleId="CommentSubject">
    <w:name w:val="annotation subject"/>
    <w:basedOn w:val="CommentText"/>
    <w:next w:val="CommentText"/>
    <w:link w:val="CommentSubjectChar"/>
    <w:uiPriority w:val="99"/>
    <w:semiHidden/>
    <w:unhideWhenUsed/>
    <w:rsid w:val="00F84548"/>
    <w:rPr>
      <w:b/>
      <w:bCs/>
    </w:rPr>
  </w:style>
  <w:style w:type="character" w:customStyle="1" w:styleId="CommentSubjectChar">
    <w:name w:val="Comment Subject Char"/>
    <w:basedOn w:val="CommentTextChar1"/>
    <w:link w:val="CommentSubject"/>
    <w:uiPriority w:val="99"/>
    <w:semiHidden/>
    <w:rsid w:val="00F84548"/>
    <w:rPr>
      <w:rFonts w:ascii="Arial MT" w:eastAsia="Arial MT" w:hAnsi="Arial MT" w:cs="Arial MT"/>
      <w:b/>
      <w:bCs/>
      <w:sz w:val="20"/>
      <w:szCs w:val="20"/>
    </w:rPr>
  </w:style>
  <w:style w:type="numbering" w:customStyle="1" w:styleId="CurrentList1">
    <w:name w:val="Current List1"/>
    <w:uiPriority w:val="99"/>
    <w:rsid w:val="007819ED"/>
    <w:pPr>
      <w:numPr>
        <w:numId w:val="26"/>
      </w:numPr>
    </w:pPr>
  </w:style>
  <w:style w:type="numbering" w:customStyle="1" w:styleId="CurrentList2">
    <w:name w:val="Current List2"/>
    <w:uiPriority w:val="99"/>
    <w:rsid w:val="007819ED"/>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975300">
      <w:bodyDiv w:val="1"/>
      <w:marLeft w:val="0"/>
      <w:marRight w:val="0"/>
      <w:marTop w:val="0"/>
      <w:marBottom w:val="0"/>
      <w:divBdr>
        <w:top w:val="none" w:sz="0" w:space="0" w:color="auto"/>
        <w:left w:val="none" w:sz="0" w:space="0" w:color="auto"/>
        <w:bottom w:val="none" w:sz="0" w:space="0" w:color="auto"/>
        <w:right w:val="none" w:sz="0" w:space="0" w:color="auto"/>
      </w:divBdr>
      <w:divsChild>
        <w:div w:id="488325613">
          <w:marLeft w:val="994"/>
          <w:marRight w:val="0"/>
          <w:marTop w:val="240"/>
          <w:marBottom w:val="0"/>
          <w:divBdr>
            <w:top w:val="none" w:sz="0" w:space="0" w:color="auto"/>
            <w:left w:val="none" w:sz="0" w:space="0" w:color="auto"/>
            <w:bottom w:val="none" w:sz="0" w:space="0" w:color="auto"/>
            <w:right w:val="none" w:sz="0" w:space="0" w:color="auto"/>
          </w:divBdr>
        </w:div>
        <w:div w:id="354039921">
          <w:marLeft w:val="994"/>
          <w:marRight w:val="0"/>
          <w:marTop w:val="240"/>
          <w:marBottom w:val="0"/>
          <w:divBdr>
            <w:top w:val="none" w:sz="0" w:space="0" w:color="auto"/>
            <w:left w:val="none" w:sz="0" w:space="0" w:color="auto"/>
            <w:bottom w:val="none" w:sz="0" w:space="0" w:color="auto"/>
            <w:right w:val="none" w:sz="0" w:space="0" w:color="auto"/>
          </w:divBdr>
        </w:div>
        <w:div w:id="1274746739">
          <w:marLeft w:val="994"/>
          <w:marRight w:val="0"/>
          <w:marTop w:val="24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footer" Target="footer3.xml"/><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e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inancialexpress.com/policy/economy/"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20</Pages>
  <Words>3584</Words>
  <Characters>20574</Characters>
  <Application>Microsoft Office Word</Application>
  <DocSecurity>0</DocSecurity>
  <Lines>587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jyoti sharma</dc:creator>
  <cp:lastModifiedBy>Sanchit Talreja</cp:lastModifiedBy>
  <cp:revision>25</cp:revision>
  <dcterms:created xsi:type="dcterms:W3CDTF">2023-12-08T09:43:00Z</dcterms:created>
  <dcterms:modified xsi:type="dcterms:W3CDTF">2023-12-15T15:23:00Z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2023-10-31T00:00:00Z</vt:filetime>
  </property>
  <property fmtid="{D5CDD505-2E9C-101B-9397-08002B2CF9AE}" pid="3" name="Creator">
    <vt:lpwstr>Microsoft® Word 2019</vt:lpwstr>
  </property>
  <property fmtid="{D5CDD505-2E9C-101B-9397-08002B2CF9AE}" pid="4" name="LastSaved">
    <vt:filetime>2023-12-08T00:00:00Z</vt:filetime>
  </property>
  <property fmtid="{D5CDD505-2E9C-101B-9397-08002B2CF9AE}" pid="5" name="GrammarlyDocumentId">
    <vt:lpwstr>34d0ca6fe83232645aa713772196de9919116f4eae5ef3a874ed99258fc6af0f</vt:lpwstr>
  </property>
</Properties>
</file>